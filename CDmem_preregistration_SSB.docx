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8983B" w14:textId="77777777" w:rsidR="0005641F" w:rsidRPr="00BF586E" w:rsidRDefault="0005641F" w:rsidP="00AE115C">
      <w:pPr>
        <w:rPr>
          <w:rFonts w:ascii="Calibri" w:hAnsi="Calibri" w:cs="Calibri"/>
          <w:lang w:val="en-GB"/>
        </w:rPr>
      </w:pPr>
      <w:r w:rsidRPr="00BF586E">
        <w:rPr>
          <w:rFonts w:ascii="Calibri" w:hAnsi="Calibri" w:cs="Calibri"/>
          <w:b/>
          <w:bCs/>
          <w:lang w:val="en-GB"/>
        </w:rPr>
        <w:t>1) Data collection.</w:t>
      </w:r>
      <w:r w:rsidRPr="00BF586E">
        <w:rPr>
          <w:rFonts w:ascii="Calibri" w:hAnsi="Calibri" w:cs="Calibri"/>
          <w:lang w:val="en-GB"/>
        </w:rPr>
        <w:t> Have any data been collected for this study already?</w:t>
      </w:r>
    </w:p>
    <w:p w14:paraId="4ED4E53A" w14:textId="65887640" w:rsidR="0005641F" w:rsidRPr="00BF586E" w:rsidRDefault="0005641F" w:rsidP="0005641F">
      <w:pPr>
        <w:pStyle w:val="Listenabsatz"/>
        <w:numPr>
          <w:ilvl w:val="0"/>
          <w:numId w:val="1"/>
        </w:numPr>
        <w:rPr>
          <w:rFonts w:ascii="Calibri" w:hAnsi="Calibri" w:cs="Calibri"/>
          <w:lang w:val="en-GB"/>
        </w:rPr>
      </w:pPr>
      <w:r w:rsidRPr="00BF586E">
        <w:rPr>
          <w:rFonts w:ascii="Calibri" w:hAnsi="Calibri" w:cs="Calibri"/>
          <w:lang w:val="en-GB"/>
        </w:rPr>
        <w:t>Yes, we already collected the data.</w:t>
      </w:r>
    </w:p>
    <w:p w14:paraId="586ABB15" w14:textId="4CAECAC7" w:rsidR="0005641F" w:rsidRPr="00583D86" w:rsidRDefault="0005641F" w:rsidP="0005641F">
      <w:pPr>
        <w:pStyle w:val="Listenabsatz"/>
        <w:numPr>
          <w:ilvl w:val="0"/>
          <w:numId w:val="1"/>
        </w:numPr>
        <w:rPr>
          <w:rFonts w:ascii="Calibri" w:hAnsi="Calibri" w:cs="Calibri"/>
          <w:b/>
          <w:bCs/>
          <w:lang w:val="en-GB"/>
        </w:rPr>
      </w:pPr>
      <w:r w:rsidRPr="00583D86">
        <w:rPr>
          <w:rFonts w:ascii="Calibri" w:hAnsi="Calibri" w:cs="Calibri"/>
          <w:b/>
          <w:bCs/>
          <w:lang w:val="en-GB"/>
        </w:rPr>
        <w:t>No, no data have been collected for this study yet.</w:t>
      </w:r>
    </w:p>
    <w:p w14:paraId="7E1633D5" w14:textId="36C509F0" w:rsidR="0005641F" w:rsidRPr="00BF586E" w:rsidRDefault="0005641F" w:rsidP="0005641F">
      <w:pPr>
        <w:pStyle w:val="Listenabsatz"/>
        <w:numPr>
          <w:ilvl w:val="0"/>
          <w:numId w:val="1"/>
        </w:numPr>
        <w:rPr>
          <w:rFonts w:ascii="Calibri" w:hAnsi="Calibri" w:cs="Calibri"/>
          <w:lang w:val="en-US"/>
        </w:rPr>
      </w:pPr>
      <w:r w:rsidRPr="00BF586E">
        <w:rPr>
          <w:rFonts w:ascii="Calibri" w:hAnsi="Calibri" w:cs="Calibri"/>
          <w:lang w:val="en-GB"/>
        </w:rPr>
        <w:t>It's complicated. We have already collected some data but explain in Question 8 why readers may consider this a valid </w:t>
      </w:r>
      <w:r w:rsidRPr="00BF586E">
        <w:rPr>
          <w:rFonts w:ascii="Calibri" w:hAnsi="Calibri" w:cs="Calibri"/>
          <w:b/>
          <w:bCs/>
          <w:u w:val="single"/>
          <w:lang w:val="en-GB"/>
        </w:rPr>
        <w:t>pre</w:t>
      </w:r>
      <w:r w:rsidRPr="00BF586E">
        <w:rPr>
          <w:rFonts w:ascii="Calibri" w:hAnsi="Calibri" w:cs="Calibri"/>
          <w:lang w:val="en-GB"/>
        </w:rPr>
        <w:t>-registration nevertheless.</w:t>
      </w:r>
    </w:p>
    <w:p w14:paraId="0B55720C" w14:textId="77777777" w:rsidR="00AE115C" w:rsidRPr="00BF586E" w:rsidRDefault="0005641F">
      <w:pPr>
        <w:rPr>
          <w:rFonts w:ascii="Calibri" w:hAnsi="Calibri" w:cs="Calibri"/>
          <w:lang w:val="en-GB"/>
        </w:rPr>
      </w:pPr>
      <w:r w:rsidRPr="00BF586E">
        <w:rPr>
          <w:rFonts w:ascii="Calibri" w:hAnsi="Calibri" w:cs="Calibri"/>
          <w:b/>
          <w:bCs/>
          <w:lang w:val="en-GB"/>
        </w:rPr>
        <w:t>2) Hypothesis</w:t>
      </w:r>
    </w:p>
    <w:p w14:paraId="35CC5A66" w14:textId="42398127" w:rsidR="003C17B8" w:rsidDel="00513A78" w:rsidRDefault="00822135">
      <w:pPr>
        <w:rPr>
          <w:del w:id="0" w:author="Simone Bosbach" w:date="2026-05-20T10:58:00Z" w16du:dateUtc="2026-05-20T08:58:00Z"/>
          <w:rFonts w:ascii="Calibri" w:hAnsi="Calibri" w:cs="Calibri"/>
          <w:i/>
          <w:iCs/>
          <w:lang w:val="en-GB"/>
        </w:rPr>
      </w:pPr>
      <w:del w:id="1" w:author="Simone Bosbach" w:date="2026-05-20T10:58:00Z" w16du:dateUtc="2026-05-20T08:58:00Z">
        <w:r w:rsidRPr="00BF586E" w:rsidDel="00513A78">
          <w:rPr>
            <w:rFonts w:ascii="Calibri" w:hAnsi="Calibri" w:cs="Calibri"/>
            <w:i/>
            <w:iCs/>
            <w:lang w:val="en-GB"/>
          </w:rPr>
          <w:delText xml:space="preserve">Behavioral Hypotheses: </w:delText>
        </w:r>
      </w:del>
    </w:p>
    <w:p w14:paraId="529C9769" w14:textId="373AC204" w:rsidR="003A03DF" w:rsidRPr="003C17B8" w:rsidDel="00513A78" w:rsidRDefault="003A03DF">
      <w:pPr>
        <w:rPr>
          <w:del w:id="2" w:author="Simone Bosbach" w:date="2026-05-20T10:57:00Z" w16du:dateUtc="2026-05-20T08:57:00Z"/>
          <w:rFonts w:ascii="Calibri" w:hAnsi="Calibri" w:cs="Calibri"/>
          <w:i/>
          <w:iCs/>
          <w:lang w:val="en-GB"/>
        </w:rPr>
      </w:pPr>
      <w:r w:rsidRPr="00BF586E">
        <w:rPr>
          <w:rFonts w:ascii="Calibri" w:hAnsi="Calibri" w:cs="Calibri"/>
          <w:lang w:val="en-GB"/>
        </w:rPr>
        <w:t xml:space="preserve">Using a control detection task, </w:t>
      </w:r>
      <w:del w:id="3" w:author="Simone Bosbach" w:date="2026-05-20T10:52:00Z" w16du:dateUtc="2026-05-20T08:52:00Z">
        <w:r w:rsidRPr="00BF586E" w:rsidDel="00054BEA">
          <w:rPr>
            <w:rFonts w:ascii="Calibri" w:hAnsi="Calibri" w:cs="Calibri"/>
            <w:lang w:val="en-GB"/>
          </w:rPr>
          <w:delText xml:space="preserve">where </w:delText>
        </w:r>
      </w:del>
      <w:ins w:id="4" w:author="Simone Bosbach" w:date="2026-05-20T10:52:00Z" w16du:dateUtc="2026-05-20T08:52:00Z">
        <w:r w:rsidR="00054BEA">
          <w:rPr>
            <w:rFonts w:ascii="Calibri" w:hAnsi="Calibri" w:cs="Calibri"/>
            <w:lang w:val="en-GB"/>
          </w:rPr>
          <w:t>in which</w:t>
        </w:r>
        <w:r w:rsidR="00054BEA" w:rsidRPr="00BF586E">
          <w:rPr>
            <w:rFonts w:ascii="Calibri" w:hAnsi="Calibri" w:cs="Calibri"/>
            <w:lang w:val="en-GB"/>
          </w:rPr>
          <w:t xml:space="preserve"> </w:t>
        </w:r>
      </w:ins>
      <w:r w:rsidRPr="00BF586E">
        <w:rPr>
          <w:rFonts w:ascii="Calibri" w:hAnsi="Calibri" w:cs="Calibri"/>
          <w:lang w:val="en-GB"/>
        </w:rPr>
        <w:t xml:space="preserve">participants use a computer cursor to move one of the two items on screen, we </w:t>
      </w:r>
      <w:del w:id="5" w:author="Simone Bosbach" w:date="2026-05-20T10:53:00Z" w16du:dateUtc="2026-05-20T08:53:00Z">
        <w:r w:rsidRPr="00BF586E" w:rsidDel="00F4760B">
          <w:rPr>
            <w:rFonts w:ascii="Calibri" w:hAnsi="Calibri" w:cs="Calibri"/>
            <w:lang w:val="en-GB"/>
          </w:rPr>
          <w:delText xml:space="preserve">ask </w:delText>
        </w:r>
      </w:del>
      <w:ins w:id="6" w:author="Simone Bosbach" w:date="2026-05-20T10:53:00Z" w16du:dateUtc="2026-05-20T08:53:00Z">
        <w:r w:rsidR="00F4760B">
          <w:rPr>
            <w:rFonts w:ascii="Calibri" w:hAnsi="Calibri" w:cs="Calibri"/>
            <w:lang w:val="en-GB"/>
          </w:rPr>
          <w:t>investigate</w:t>
        </w:r>
        <w:r w:rsidR="00F4760B" w:rsidRPr="00BF586E">
          <w:rPr>
            <w:rFonts w:ascii="Calibri" w:hAnsi="Calibri" w:cs="Calibri"/>
            <w:lang w:val="en-GB"/>
          </w:rPr>
          <w:t xml:space="preserve"> </w:t>
        </w:r>
      </w:ins>
      <w:r w:rsidRPr="00BF586E">
        <w:rPr>
          <w:rFonts w:ascii="Calibri" w:hAnsi="Calibri" w:cs="Calibri"/>
          <w:lang w:val="en-GB"/>
        </w:rPr>
        <w:t xml:space="preserve">whether participants’ subsequent recognition </w:t>
      </w:r>
      <w:ins w:id="7" w:author="Simone Bosbach" w:date="2026-05-20T10:53:00Z" w16du:dateUtc="2026-05-20T08:53:00Z">
        <w:r w:rsidR="005E3079">
          <w:rPr>
            <w:rFonts w:ascii="Calibri" w:hAnsi="Calibri" w:cs="Calibri"/>
            <w:lang w:val="en-GB"/>
          </w:rPr>
          <w:t xml:space="preserve">memory </w:t>
        </w:r>
      </w:ins>
      <w:del w:id="8" w:author="Simone Bosbach" w:date="2026-05-20T10:53:00Z" w16du:dateUtc="2026-05-20T08:53:00Z">
        <w:r w:rsidRPr="00BF586E" w:rsidDel="005E3079">
          <w:rPr>
            <w:rFonts w:ascii="Calibri" w:hAnsi="Calibri" w:cs="Calibri"/>
            <w:lang w:val="en-GB"/>
          </w:rPr>
          <w:delText xml:space="preserve">of the items </w:delText>
        </w:r>
      </w:del>
      <w:r w:rsidR="00AE115C" w:rsidRPr="00BF586E">
        <w:rPr>
          <w:rFonts w:ascii="Calibri" w:hAnsi="Calibri" w:cs="Calibri"/>
          <w:lang w:val="en-GB"/>
        </w:rPr>
        <w:t>differ</w:t>
      </w:r>
      <w:ins w:id="9" w:author="Simone Bosbach" w:date="2026-05-20T10:53:00Z" w16du:dateUtc="2026-05-20T08:53:00Z">
        <w:r w:rsidR="005E3079">
          <w:rPr>
            <w:rFonts w:ascii="Calibri" w:hAnsi="Calibri" w:cs="Calibri"/>
            <w:lang w:val="en-GB"/>
          </w:rPr>
          <w:t>s</w:t>
        </w:r>
      </w:ins>
      <w:r w:rsidR="00AE115C" w:rsidRPr="00BF586E">
        <w:rPr>
          <w:rFonts w:ascii="Calibri" w:hAnsi="Calibri" w:cs="Calibri"/>
          <w:lang w:val="en-GB"/>
        </w:rPr>
        <w:t xml:space="preserve"> across </w:t>
      </w:r>
      <w:r w:rsidR="00287915" w:rsidRPr="00BF586E">
        <w:rPr>
          <w:rFonts w:ascii="Calibri" w:hAnsi="Calibri" w:cs="Calibri"/>
          <w:lang w:val="en-GB"/>
        </w:rPr>
        <w:t>conditions</w:t>
      </w:r>
      <w:r w:rsidRPr="00BF586E">
        <w:rPr>
          <w:rFonts w:ascii="Calibri" w:hAnsi="Calibri" w:cs="Calibri"/>
          <w:lang w:val="en-GB"/>
        </w:rPr>
        <w:t xml:space="preserve"> </w:t>
      </w:r>
      <w:r w:rsidR="00287915" w:rsidRPr="00BF586E">
        <w:rPr>
          <w:rFonts w:ascii="Calibri" w:hAnsi="Calibri" w:cs="Calibri"/>
          <w:lang w:val="en-GB"/>
        </w:rPr>
        <w:t>in which</w:t>
      </w:r>
      <w:r w:rsidRPr="00BF586E">
        <w:rPr>
          <w:rFonts w:ascii="Calibri" w:hAnsi="Calibri" w:cs="Calibri"/>
          <w:lang w:val="en-GB"/>
        </w:rPr>
        <w:t xml:space="preserve"> </w:t>
      </w:r>
      <w:ins w:id="10" w:author="Simone Bosbach" w:date="2026-05-20T10:53:00Z" w16du:dateUtc="2026-05-20T08:53:00Z">
        <w:r w:rsidR="00F74BBD">
          <w:rPr>
            <w:rFonts w:ascii="Calibri" w:hAnsi="Calibri" w:cs="Calibri"/>
            <w:lang w:val="en-GB"/>
          </w:rPr>
          <w:t>participan</w:t>
        </w:r>
      </w:ins>
      <w:ins w:id="11" w:author="Simone Bosbach" w:date="2026-05-20T10:54:00Z" w16du:dateUtc="2026-05-20T08:54:00Z">
        <w:r w:rsidR="00F74BBD">
          <w:rPr>
            <w:rFonts w:ascii="Calibri" w:hAnsi="Calibri" w:cs="Calibri"/>
            <w:lang w:val="en-GB"/>
          </w:rPr>
          <w:t xml:space="preserve">ts experience relatively hight versus low levels of motor control. </w:t>
        </w:r>
        <w:r w:rsidR="0069571C">
          <w:rPr>
            <w:rFonts w:ascii="Calibri" w:hAnsi="Calibri" w:cs="Calibri"/>
            <w:lang w:val="en-GB"/>
          </w:rPr>
          <w:t xml:space="preserve">Motor control is manipulated </w:t>
        </w:r>
      </w:ins>
      <w:del w:id="12" w:author="Simone Bosbach" w:date="2026-05-20T10:54:00Z" w16du:dateUtc="2026-05-20T08:54:00Z">
        <w:r w:rsidRPr="00BF586E" w:rsidDel="0069571C">
          <w:rPr>
            <w:rFonts w:ascii="Calibri" w:hAnsi="Calibri" w:cs="Calibri"/>
            <w:lang w:val="en-GB"/>
          </w:rPr>
          <w:delText xml:space="preserve">they had high motor control (manipulated </w:delText>
        </w:r>
      </w:del>
      <w:r w:rsidRPr="00BF586E">
        <w:rPr>
          <w:rFonts w:ascii="Calibri" w:hAnsi="Calibri" w:cs="Calibri"/>
          <w:lang w:val="en-GB"/>
        </w:rPr>
        <w:t>via perturbations on cursor movement</w:t>
      </w:r>
      <w:ins w:id="13" w:author="Simone Bosbach" w:date="2026-05-20T10:54:00Z" w16du:dateUtc="2026-05-20T08:54:00Z">
        <w:r w:rsidR="00BB1B51">
          <w:rPr>
            <w:rFonts w:ascii="Calibri" w:hAnsi="Calibri" w:cs="Calibri"/>
            <w:lang w:val="en-GB"/>
          </w:rPr>
          <w:t>, ther</w:t>
        </w:r>
      </w:ins>
      <w:ins w:id="14" w:author="Simone Bosbach" w:date="2026-05-20T10:55:00Z" w16du:dateUtc="2026-05-20T08:55:00Z">
        <w:r w:rsidR="00BB1B51">
          <w:rPr>
            <w:rFonts w:ascii="Calibri" w:hAnsi="Calibri" w:cs="Calibri"/>
            <w:lang w:val="en-GB"/>
          </w:rPr>
          <w:t>eby altering the degree to which participants’ own move</w:t>
        </w:r>
        <w:r w:rsidR="009B2494">
          <w:rPr>
            <w:rFonts w:ascii="Calibri" w:hAnsi="Calibri" w:cs="Calibri"/>
            <w:lang w:val="en-GB"/>
          </w:rPr>
          <w:t xml:space="preserve">ment determine item motion on screen. In each trial </w:t>
        </w:r>
        <w:r w:rsidR="00FE6B26" w:rsidRPr="00FE6B26">
          <w:rPr>
            <w:rFonts w:ascii="Calibri" w:hAnsi="Calibri" w:cs="Calibri"/>
            <w:lang w:val="en-GB"/>
          </w:rPr>
          <w:t>one item is partially controlled by the participant’s movements, whereas the other item moves independently. We further investigate whether recognition performance depends not only on the experimentally manipulated degree of motor control but also on participants’ explicit detection and subjective experience of control.</w:t>
        </w:r>
      </w:ins>
      <w:del w:id="15" w:author="Simone Bosbach" w:date="2026-05-20T10:56:00Z" w16du:dateUtc="2026-05-20T08:56:00Z">
        <w:r w:rsidRPr="00BF586E" w:rsidDel="00FE6B26">
          <w:rPr>
            <w:rFonts w:ascii="Calibri" w:hAnsi="Calibri" w:cs="Calibri"/>
            <w:lang w:val="en-GB"/>
          </w:rPr>
          <w:delText>)</w:delText>
        </w:r>
      </w:del>
      <w:r w:rsidRPr="00BF586E">
        <w:rPr>
          <w:rFonts w:ascii="Calibri" w:hAnsi="Calibri" w:cs="Calibri"/>
          <w:lang w:val="en-GB"/>
        </w:rPr>
        <w:t xml:space="preserve"> </w:t>
      </w:r>
      <w:ins w:id="16" w:author="Simone Bosbach" w:date="2026-05-20T10:56:00Z" w16du:dateUtc="2026-05-20T08:56:00Z">
        <w:r w:rsidR="004A2D86" w:rsidRPr="004A2D86">
          <w:rPr>
            <w:rFonts w:ascii="Calibri" w:hAnsi="Calibri" w:cs="Calibri"/>
            <w:lang w:val="en-GB"/>
          </w:rPr>
          <w:t>We conceptualize objective motor control, control detection</w:t>
        </w:r>
        <w:r w:rsidR="004A2D86">
          <w:rPr>
            <w:rFonts w:ascii="Calibri" w:hAnsi="Calibri" w:cs="Calibri"/>
            <w:lang w:val="en-GB"/>
          </w:rPr>
          <w:t xml:space="preserve"> as well as</w:t>
        </w:r>
        <w:r w:rsidR="004A2D86" w:rsidRPr="004A2D86">
          <w:rPr>
            <w:rFonts w:ascii="Calibri" w:hAnsi="Calibri" w:cs="Calibri"/>
            <w:lang w:val="en-GB"/>
          </w:rPr>
          <w:t xml:space="preserve"> subjective agency as partially dissociable constructs. Objective motor control refers to the experimentally manipulated sensorimotor contingency between participants’ movements and item movements on screen. Control detection accuracy indexes explicit metacognitive access to which item was under participants’ control, whereas subjective agency ratings index participants’ phenomenological sense of control over the movement</w:t>
        </w:r>
      </w:ins>
      <w:ins w:id="17" w:author="Simone Bosbach" w:date="2026-05-20T10:57:00Z" w16du:dateUtc="2026-05-20T08:57:00Z">
        <w:r w:rsidR="0037257D">
          <w:rPr>
            <w:rFonts w:ascii="Calibri" w:hAnsi="Calibri" w:cs="Calibri"/>
            <w:lang w:val="en-GB"/>
          </w:rPr>
          <w:t xml:space="preserve"> of the item</w:t>
        </w:r>
      </w:ins>
      <w:ins w:id="18" w:author="Simone Bosbach" w:date="2026-05-20T10:56:00Z" w16du:dateUtc="2026-05-20T08:56:00Z">
        <w:r w:rsidR="004A2D86" w:rsidRPr="004A2D86">
          <w:rPr>
            <w:rFonts w:ascii="Calibri" w:hAnsi="Calibri" w:cs="Calibri"/>
            <w:lang w:val="en-GB"/>
          </w:rPr>
          <w:t>. We hypothesize that recognition memory enhancement is associated with encoding processes linked to experienced agency, beyond effects attributable to general task difficulty or attentional engagement</w:t>
        </w:r>
      </w:ins>
      <w:ins w:id="19" w:author="Simone Bosbach" w:date="2026-05-20T10:57:00Z" w16du:dateUtc="2026-05-20T08:57:00Z">
        <w:r w:rsidR="00513A78">
          <w:rPr>
            <w:rFonts w:ascii="Calibri" w:hAnsi="Calibri" w:cs="Calibri"/>
            <w:lang w:val="en-GB"/>
          </w:rPr>
          <w:t xml:space="preserve"> </w:t>
        </w:r>
      </w:ins>
      <w:del w:id="20" w:author="Simone Bosbach" w:date="2026-05-20T10:57:00Z" w16du:dateUtc="2026-05-20T08:57:00Z">
        <w:r w:rsidRPr="00BF586E" w:rsidDel="00513A78">
          <w:rPr>
            <w:rFonts w:ascii="Calibri" w:hAnsi="Calibri" w:cs="Calibri"/>
            <w:lang w:val="en-GB"/>
          </w:rPr>
          <w:delText xml:space="preserve">compared to items over which they had lower motor control. </w:delText>
        </w:r>
        <w:r w:rsidR="00AE115C" w:rsidRPr="00BF586E" w:rsidDel="00513A78">
          <w:rPr>
            <w:rFonts w:ascii="Calibri" w:hAnsi="Calibri" w:cs="Calibri"/>
            <w:lang w:val="en-GB"/>
          </w:rPr>
          <w:delText>Moreover, we ask whether this effect depends on the conscious detection of control</w:delText>
        </w:r>
        <w:r w:rsidR="00287915" w:rsidRPr="00BF586E" w:rsidDel="00513A78">
          <w:rPr>
            <w:rFonts w:ascii="Calibri" w:hAnsi="Calibri" w:cs="Calibri"/>
            <w:lang w:val="en-GB"/>
          </w:rPr>
          <w:delText>, since one of the items on screen in each trial is partially controlled by participants’ movements, and the other one moves independently</w:delText>
        </w:r>
        <w:r w:rsidR="00AE115C" w:rsidRPr="00BF586E" w:rsidDel="00513A78">
          <w:rPr>
            <w:rFonts w:ascii="Calibri" w:hAnsi="Calibri" w:cs="Calibri"/>
            <w:lang w:val="en-GB"/>
          </w:rPr>
          <w:delText>.</w:delText>
        </w:r>
      </w:del>
    </w:p>
    <w:p w14:paraId="33B93615" w14:textId="35E56442" w:rsidR="00513A78" w:rsidRPr="00513A78" w:rsidRDefault="00513A78" w:rsidP="00513A78">
      <w:pPr>
        <w:pStyle w:val="StandardWeb"/>
        <w:spacing w:before="240" w:beforeAutospacing="0" w:after="0" w:afterAutospacing="0"/>
        <w:textAlignment w:val="baseline"/>
        <w:rPr>
          <w:ins w:id="21" w:author="Simone Bosbach" w:date="2026-05-20T10:57:00Z" w16du:dateUtc="2026-05-20T08:57:00Z"/>
          <w:rFonts w:ascii="Calibri" w:hAnsi="Calibri" w:cs="Calibri"/>
          <w:sz w:val="22"/>
          <w:szCs w:val="22"/>
          <w:rPrChange w:id="22" w:author="Simone Bosbach" w:date="2026-05-20T10:57:00Z" w16du:dateUtc="2026-05-20T08:57:00Z">
            <w:rPr>
              <w:ins w:id="23" w:author="Simone Bosbach" w:date="2026-05-20T10:57:00Z" w16du:dateUtc="2026-05-20T08:57:00Z"/>
              <w:rFonts w:ascii="Calibri" w:hAnsi="Calibri" w:cs="Calibri"/>
              <w:sz w:val="22"/>
              <w:szCs w:val="22"/>
              <w:lang w:val="en-GB"/>
            </w:rPr>
          </w:rPrChange>
        </w:rPr>
        <w:pPrChange w:id="24" w:author="Simone Bosbach" w:date="2026-05-20T10:57:00Z" w16du:dateUtc="2026-05-20T08:57:00Z">
          <w:pPr>
            <w:pStyle w:val="StandardWeb"/>
            <w:numPr>
              <w:numId w:val="3"/>
            </w:numPr>
            <w:tabs>
              <w:tab w:val="num" w:pos="720"/>
            </w:tabs>
            <w:spacing w:before="240" w:beforeAutospacing="0" w:after="0" w:afterAutospacing="0"/>
            <w:ind w:left="720" w:hanging="360"/>
            <w:textAlignment w:val="baseline"/>
          </w:pPr>
        </w:pPrChange>
      </w:pPr>
      <w:ins w:id="25" w:author="Simone Bosbach" w:date="2026-05-20T10:57:00Z" w16du:dateUtc="2026-05-20T08:57:00Z">
        <w:r>
          <w:rPr>
            <w:rFonts w:ascii="Calibri" w:hAnsi="Calibri" w:cs="Calibri"/>
            <w:sz w:val="22"/>
            <w:szCs w:val="22"/>
          </w:rPr>
          <w:t>Behavioral Hypotheses:</w:t>
        </w:r>
      </w:ins>
    </w:p>
    <w:p w14:paraId="6A2C1882" w14:textId="2E98CFBE" w:rsidR="005D629B" w:rsidRPr="00BF586E" w:rsidRDefault="0057402B" w:rsidP="00AE115C">
      <w:pPr>
        <w:pStyle w:val="StandardWeb"/>
        <w:numPr>
          <w:ilvl w:val="0"/>
          <w:numId w:val="3"/>
        </w:numPr>
        <w:spacing w:before="240" w:beforeAutospacing="0" w:after="0" w:afterAutospacing="0"/>
        <w:textAlignment w:val="baseline"/>
        <w:rPr>
          <w:rFonts w:ascii="Calibri" w:hAnsi="Calibri" w:cs="Calibri"/>
          <w:sz w:val="22"/>
          <w:szCs w:val="22"/>
        </w:rPr>
      </w:pPr>
      <w:r w:rsidRPr="00BF586E">
        <w:rPr>
          <w:rFonts w:ascii="Calibri" w:hAnsi="Calibri" w:cs="Calibri"/>
          <w:sz w:val="22"/>
          <w:szCs w:val="22"/>
        </w:rPr>
        <w:t xml:space="preserve">Participants’ </w:t>
      </w:r>
      <w:del w:id="26" w:author="Simone Bosbach" w:date="2026-05-20T11:00:00Z" w16du:dateUtc="2026-05-20T09:00:00Z">
        <w:r w:rsidRPr="00BF586E" w:rsidDel="005E2170">
          <w:rPr>
            <w:rFonts w:ascii="Calibri" w:hAnsi="Calibri" w:cs="Calibri"/>
            <w:sz w:val="22"/>
            <w:szCs w:val="22"/>
          </w:rPr>
          <w:delText xml:space="preserve">accuracy in recognizing </w:delText>
        </w:r>
        <w:r w:rsidR="00AE115C" w:rsidRPr="00BF586E" w:rsidDel="005E2170">
          <w:rPr>
            <w:rFonts w:ascii="Calibri" w:hAnsi="Calibri" w:cs="Calibri"/>
            <w:sz w:val="22"/>
            <w:szCs w:val="22"/>
          </w:rPr>
          <w:delText xml:space="preserve">old </w:delText>
        </w:r>
        <w:r w:rsidRPr="00BF586E" w:rsidDel="005E2170">
          <w:rPr>
            <w:rFonts w:ascii="Calibri" w:hAnsi="Calibri" w:cs="Calibri"/>
            <w:sz w:val="22"/>
            <w:szCs w:val="22"/>
          </w:rPr>
          <w:delText>item</w:delText>
        </w:r>
      </w:del>
      <w:ins w:id="27" w:author="Simone Bosbach" w:date="2026-05-20T11:00:00Z" w16du:dateUtc="2026-05-20T09:00:00Z">
        <w:r w:rsidR="005E2170">
          <w:rPr>
            <w:rFonts w:ascii="Calibri" w:hAnsi="Calibri" w:cs="Calibri"/>
            <w:sz w:val="22"/>
            <w:szCs w:val="22"/>
          </w:rPr>
          <w:t>recognition memory perf</w:t>
        </w:r>
      </w:ins>
      <w:ins w:id="28" w:author="Simone Bosbach" w:date="2026-05-20T11:01:00Z" w16du:dateUtc="2026-05-20T09:01:00Z">
        <w:r w:rsidR="005E2170">
          <w:rPr>
            <w:rFonts w:ascii="Calibri" w:hAnsi="Calibri" w:cs="Calibri"/>
            <w:sz w:val="22"/>
            <w:szCs w:val="22"/>
          </w:rPr>
          <w:t>ormance</w:t>
        </w:r>
      </w:ins>
      <w:r w:rsidRPr="00BF586E">
        <w:rPr>
          <w:rFonts w:ascii="Calibri" w:hAnsi="Calibri" w:cs="Calibri"/>
          <w:sz w:val="22"/>
          <w:szCs w:val="22"/>
        </w:rPr>
        <w:t xml:space="preserve">s will be </w:t>
      </w:r>
      <w:ins w:id="29" w:author="Simone Bosbach" w:date="2026-05-20T10:59:00Z" w16du:dateUtc="2026-05-20T08:59:00Z">
        <w:r w:rsidR="004906A9">
          <w:rPr>
            <w:rFonts w:ascii="Calibri" w:hAnsi="Calibri" w:cs="Calibri"/>
            <w:sz w:val="22"/>
            <w:szCs w:val="22"/>
          </w:rPr>
          <w:t xml:space="preserve">enhanced in the high motor control condition compared to the low </w:t>
        </w:r>
        <w:r w:rsidR="007743FB">
          <w:rPr>
            <w:rFonts w:ascii="Calibri" w:hAnsi="Calibri" w:cs="Calibri"/>
            <w:sz w:val="22"/>
            <w:szCs w:val="22"/>
          </w:rPr>
          <w:t>motor control condition. Specifically, participants will show higher discrimination performance (d’)</w:t>
        </w:r>
      </w:ins>
      <w:ins w:id="30" w:author="Simone Bosbach" w:date="2026-05-20T11:00:00Z" w16du:dateUtc="2026-05-20T09:00:00Z">
        <w:r w:rsidR="0044002F">
          <w:rPr>
            <w:rFonts w:ascii="Calibri" w:hAnsi="Calibri" w:cs="Calibri"/>
            <w:sz w:val="22"/>
            <w:szCs w:val="22"/>
          </w:rPr>
          <w:t xml:space="preserve">, higher recognition accuracy and lower reaction times for itens encoded under </w:t>
        </w:r>
        <w:r w:rsidR="005E2170">
          <w:rPr>
            <w:rFonts w:ascii="Calibri" w:hAnsi="Calibri" w:cs="Calibri"/>
            <w:sz w:val="22"/>
            <w:szCs w:val="22"/>
          </w:rPr>
          <w:t xml:space="preserve">high motor control relative to low motor control. </w:t>
        </w:r>
      </w:ins>
      <w:del w:id="31" w:author="Simone Bosbach" w:date="2026-05-20T11:00:00Z" w16du:dateUtc="2026-05-20T09:00:00Z">
        <w:r w:rsidRPr="00BF586E" w:rsidDel="005E2170">
          <w:rPr>
            <w:rFonts w:ascii="Calibri" w:hAnsi="Calibri" w:cs="Calibri"/>
            <w:sz w:val="22"/>
            <w:szCs w:val="22"/>
          </w:rPr>
          <w:delText xml:space="preserve">higher; and reaction times lower; for the high motor control condition compared to the low motor control condition. </w:delText>
        </w:r>
      </w:del>
    </w:p>
    <w:p w14:paraId="31D6EC7D" w14:textId="7A8FD942" w:rsidR="005D629B" w:rsidRPr="00BF586E" w:rsidRDefault="003A03DF" w:rsidP="0057402B">
      <w:pPr>
        <w:pStyle w:val="StandardWeb"/>
        <w:numPr>
          <w:ilvl w:val="0"/>
          <w:numId w:val="3"/>
        </w:numPr>
        <w:spacing w:before="240" w:beforeAutospacing="0" w:after="0" w:afterAutospacing="0"/>
        <w:textAlignment w:val="baseline"/>
        <w:rPr>
          <w:rFonts w:ascii="Calibri" w:hAnsi="Calibri" w:cs="Calibri"/>
          <w:sz w:val="22"/>
          <w:szCs w:val="22"/>
        </w:rPr>
      </w:pPr>
      <w:r w:rsidRPr="00BF586E">
        <w:rPr>
          <w:rFonts w:ascii="Calibri" w:hAnsi="Calibri" w:cs="Calibri"/>
          <w:sz w:val="22"/>
          <w:szCs w:val="22"/>
        </w:rPr>
        <w:t>Among the items</w:t>
      </w:r>
      <w:r w:rsidR="00AE115C" w:rsidRPr="00BF586E">
        <w:rPr>
          <w:rFonts w:ascii="Calibri" w:hAnsi="Calibri" w:cs="Calibri"/>
          <w:sz w:val="22"/>
          <w:szCs w:val="22"/>
        </w:rPr>
        <w:t xml:space="preserve"> that</w:t>
      </w:r>
      <w:r w:rsidRPr="00BF586E">
        <w:rPr>
          <w:rFonts w:ascii="Calibri" w:hAnsi="Calibri" w:cs="Calibri"/>
          <w:sz w:val="22"/>
          <w:szCs w:val="22"/>
        </w:rPr>
        <w:t xml:space="preserve"> </w:t>
      </w:r>
      <w:r w:rsidR="00AE115C" w:rsidRPr="00BF586E">
        <w:rPr>
          <w:rFonts w:ascii="Calibri" w:hAnsi="Calibri" w:cs="Calibri"/>
          <w:sz w:val="22"/>
          <w:szCs w:val="22"/>
        </w:rPr>
        <w:t>they</w:t>
      </w:r>
      <w:r w:rsidRPr="00BF586E">
        <w:rPr>
          <w:rFonts w:ascii="Calibri" w:hAnsi="Calibri" w:cs="Calibri"/>
          <w:sz w:val="22"/>
          <w:szCs w:val="22"/>
        </w:rPr>
        <w:t xml:space="preserve"> controlled, participants</w:t>
      </w:r>
      <w:ins w:id="32" w:author="Simone Bosbach" w:date="2026-05-20T11:01:00Z" w16du:dateUtc="2026-05-20T09:01:00Z">
        <w:r w:rsidR="006D2215">
          <w:rPr>
            <w:rFonts w:ascii="Calibri" w:hAnsi="Calibri" w:cs="Calibri"/>
            <w:sz w:val="22"/>
            <w:szCs w:val="22"/>
          </w:rPr>
          <w:t xml:space="preserve"> </w:t>
        </w:r>
        <w:r w:rsidR="006D2215" w:rsidRPr="006D2215">
          <w:rPr>
            <w:rFonts w:ascii="Calibri" w:hAnsi="Calibri" w:cs="Calibri"/>
            <w:sz w:val="22"/>
            <w:szCs w:val="22"/>
          </w:rPr>
          <w:t>recognition memory performance will be enhanced for items for which participants correctly detected their control compared to items for which they failed to detect their control. Specifically, participants will show higher recognition accuracy and lower reaction times for correctly detected compared to incorrectly detected controlled items.</w:t>
        </w:r>
      </w:ins>
      <w:del w:id="33" w:author="Simone Bosbach" w:date="2026-05-20T11:01:00Z" w16du:dateUtc="2026-05-20T09:01:00Z">
        <w:r w:rsidRPr="00BF586E" w:rsidDel="006D2215">
          <w:rPr>
            <w:rFonts w:ascii="Calibri" w:hAnsi="Calibri" w:cs="Calibri"/>
            <w:sz w:val="22"/>
            <w:szCs w:val="22"/>
          </w:rPr>
          <w:delText xml:space="preserve">’ accuracy in recognizing </w:delText>
        </w:r>
        <w:r w:rsidR="005C0258" w:rsidRPr="00BF586E" w:rsidDel="006D2215">
          <w:rPr>
            <w:rFonts w:ascii="Calibri" w:hAnsi="Calibri" w:cs="Calibri"/>
            <w:sz w:val="22"/>
            <w:szCs w:val="22"/>
          </w:rPr>
          <w:delText xml:space="preserve">old </w:delText>
        </w:r>
        <w:r w:rsidRPr="00BF586E" w:rsidDel="006D2215">
          <w:rPr>
            <w:rFonts w:ascii="Calibri" w:hAnsi="Calibri" w:cs="Calibri"/>
            <w:sz w:val="22"/>
            <w:szCs w:val="22"/>
          </w:rPr>
          <w:delText>items will be higher</w:delText>
        </w:r>
        <w:r w:rsidR="00AE115C" w:rsidRPr="00BF586E" w:rsidDel="006D2215">
          <w:rPr>
            <w:rFonts w:ascii="Calibri" w:hAnsi="Calibri" w:cs="Calibri"/>
            <w:sz w:val="22"/>
            <w:szCs w:val="22"/>
          </w:rPr>
          <w:delText>, and reaction times lower,</w:delText>
        </w:r>
        <w:r w:rsidRPr="00BF586E" w:rsidDel="006D2215">
          <w:rPr>
            <w:rFonts w:ascii="Calibri" w:hAnsi="Calibri" w:cs="Calibri"/>
            <w:sz w:val="22"/>
            <w:szCs w:val="22"/>
          </w:rPr>
          <w:delText xml:space="preserve"> for the items that they correctly detected</w:delText>
        </w:r>
        <w:r w:rsidR="0057402B" w:rsidRPr="00BF586E" w:rsidDel="006D2215">
          <w:rPr>
            <w:rFonts w:ascii="Calibri" w:hAnsi="Calibri" w:cs="Calibri"/>
            <w:sz w:val="22"/>
            <w:szCs w:val="22"/>
          </w:rPr>
          <w:delText xml:space="preserve"> their control over, compared to items that they could not detect their control over.</w:delText>
        </w:r>
      </w:del>
      <w:r w:rsidR="0057402B" w:rsidRPr="00BF586E">
        <w:rPr>
          <w:rFonts w:ascii="Calibri" w:hAnsi="Calibri" w:cs="Calibri"/>
          <w:sz w:val="22"/>
          <w:szCs w:val="22"/>
        </w:rPr>
        <w:t xml:space="preserve"> </w:t>
      </w:r>
    </w:p>
    <w:p w14:paraId="6E3CC0B8" w14:textId="71B05C8A" w:rsidR="00287915" w:rsidRPr="00BF586E" w:rsidRDefault="00AE115C" w:rsidP="00287915">
      <w:pPr>
        <w:pStyle w:val="StandardWeb"/>
        <w:numPr>
          <w:ilvl w:val="0"/>
          <w:numId w:val="3"/>
        </w:numPr>
        <w:spacing w:before="240" w:beforeAutospacing="0" w:after="0" w:afterAutospacing="0"/>
        <w:textAlignment w:val="baseline"/>
        <w:rPr>
          <w:rFonts w:ascii="Calibri" w:hAnsi="Calibri" w:cs="Calibri"/>
          <w:sz w:val="22"/>
          <w:szCs w:val="22"/>
        </w:rPr>
      </w:pPr>
      <w:r w:rsidRPr="00BF586E">
        <w:rPr>
          <w:rFonts w:ascii="Calibri" w:hAnsi="Calibri" w:cs="Calibri"/>
          <w:sz w:val="22"/>
          <w:szCs w:val="22"/>
        </w:rPr>
        <w:t xml:space="preserve">For the items that they controlled, </w:t>
      </w:r>
      <w:ins w:id="34" w:author="Simone Bosbach" w:date="2026-05-20T11:01:00Z" w16du:dateUtc="2026-05-20T09:01:00Z">
        <w:r w:rsidR="00E8036F" w:rsidRPr="00E8036F">
          <w:rPr>
            <w:rFonts w:ascii="Calibri" w:hAnsi="Calibri" w:cs="Calibri"/>
            <w:sz w:val="22"/>
            <w:szCs w:val="22"/>
          </w:rPr>
          <w:t>higher trial-wise subjective agency ratings will predict enhanced subsequent recognition memory performance.</w:t>
        </w:r>
      </w:ins>
      <w:ins w:id="35" w:author="Simone Bosbach" w:date="2026-05-20T11:02:00Z" w16du:dateUtc="2026-05-20T09:02:00Z">
        <w:r w:rsidR="00E8036F">
          <w:rPr>
            <w:rFonts w:ascii="Calibri" w:hAnsi="Calibri" w:cs="Calibri"/>
            <w:sz w:val="22"/>
            <w:szCs w:val="22"/>
          </w:rPr>
          <w:t xml:space="preserve"> Specifically, </w:t>
        </w:r>
      </w:ins>
      <w:r w:rsidRPr="00BF586E">
        <w:rPr>
          <w:rFonts w:ascii="Calibri" w:hAnsi="Calibri" w:cs="Calibri"/>
          <w:sz w:val="22"/>
          <w:szCs w:val="22"/>
        </w:rPr>
        <w:t>as participants’ trial-</w:t>
      </w:r>
      <w:r w:rsidRPr="00BF586E">
        <w:rPr>
          <w:rFonts w:ascii="Calibri" w:hAnsi="Calibri" w:cs="Calibri"/>
          <w:sz w:val="22"/>
          <w:szCs w:val="22"/>
        </w:rPr>
        <w:lastRenderedPageBreak/>
        <w:t>wise agency ratings increase, their accuracy in recognizing old items will also increase</w:t>
      </w:r>
      <w:ins w:id="36" w:author="Simone Bosbach" w:date="2026-05-20T11:02:00Z" w16du:dateUtc="2026-05-20T09:02:00Z">
        <w:r w:rsidR="00C3683B">
          <w:rPr>
            <w:rFonts w:ascii="Calibri" w:hAnsi="Calibri" w:cs="Calibri"/>
            <w:sz w:val="22"/>
            <w:szCs w:val="22"/>
          </w:rPr>
          <w:t>, while reaction times will decrease</w:t>
        </w:r>
      </w:ins>
      <w:r w:rsidRPr="00BF586E">
        <w:rPr>
          <w:rFonts w:ascii="Calibri" w:hAnsi="Calibri" w:cs="Calibri"/>
          <w:sz w:val="22"/>
          <w:szCs w:val="22"/>
        </w:rPr>
        <w:t>.</w:t>
      </w:r>
    </w:p>
    <w:p w14:paraId="587DDEA8" w14:textId="40DDA7A5" w:rsidR="00287915" w:rsidRPr="00BF586E" w:rsidRDefault="00287915" w:rsidP="00287915">
      <w:pPr>
        <w:pStyle w:val="StandardWeb"/>
        <w:spacing w:before="240" w:beforeAutospacing="0" w:after="0" w:afterAutospacing="0"/>
        <w:textAlignment w:val="baseline"/>
        <w:rPr>
          <w:rFonts w:ascii="Calibri" w:hAnsi="Calibri" w:cs="Calibri"/>
          <w:sz w:val="22"/>
          <w:szCs w:val="22"/>
        </w:rPr>
      </w:pPr>
      <w:r w:rsidRPr="00BF586E">
        <w:rPr>
          <w:rFonts w:ascii="Calibri" w:hAnsi="Calibri" w:cs="Calibri"/>
          <w:sz w:val="22"/>
          <w:szCs w:val="22"/>
        </w:rPr>
        <w:t>Since we have two distinct items on the screen for each trial, one (partially) controlled by the participant and one not, we control for item type (controlled vs. not controlled)</w:t>
      </w:r>
      <w:r w:rsidR="00822135" w:rsidRPr="00BF586E">
        <w:rPr>
          <w:rFonts w:ascii="Calibri" w:hAnsi="Calibri" w:cs="Calibri"/>
          <w:sz w:val="22"/>
          <w:szCs w:val="22"/>
        </w:rPr>
        <w:t xml:space="preserve"> while investigating these hypotheses, therefore exploring the possibility that </w:t>
      </w:r>
      <w:r w:rsidR="003C17B8">
        <w:rPr>
          <w:rFonts w:ascii="Calibri" w:hAnsi="Calibri" w:cs="Calibri"/>
          <w:sz w:val="22"/>
          <w:szCs w:val="22"/>
        </w:rPr>
        <w:t xml:space="preserve">sense / detection of control over </w:t>
      </w:r>
      <w:r w:rsidR="00822135" w:rsidRPr="00BF586E">
        <w:rPr>
          <w:rFonts w:ascii="Calibri" w:hAnsi="Calibri" w:cs="Calibri"/>
          <w:sz w:val="22"/>
          <w:szCs w:val="22"/>
        </w:rPr>
        <w:t>controlled vs. not controlled items might differentially affect recognition performance.</w:t>
      </w:r>
    </w:p>
    <w:p w14:paraId="64010CD6" w14:textId="77777777" w:rsidR="00A417CF" w:rsidRPr="00BF586E" w:rsidRDefault="00822135" w:rsidP="00822135">
      <w:pPr>
        <w:pStyle w:val="StandardWeb"/>
        <w:spacing w:before="240" w:beforeAutospacing="0" w:after="0" w:afterAutospacing="0"/>
        <w:textAlignment w:val="baseline"/>
        <w:rPr>
          <w:rFonts w:ascii="Calibri" w:hAnsi="Calibri" w:cs="Calibri"/>
          <w:i/>
          <w:iCs/>
          <w:sz w:val="22"/>
          <w:szCs w:val="22"/>
        </w:rPr>
      </w:pPr>
      <w:r w:rsidRPr="00BF586E">
        <w:rPr>
          <w:rFonts w:ascii="Calibri" w:hAnsi="Calibri" w:cs="Calibri"/>
          <w:i/>
          <w:iCs/>
          <w:sz w:val="22"/>
          <w:szCs w:val="22"/>
        </w:rPr>
        <w:t>Neurophysiological Hypotheses:</w:t>
      </w:r>
    </w:p>
    <w:p w14:paraId="74857904" w14:textId="6577BC9A" w:rsidR="00A417CF" w:rsidRPr="00BF586E" w:rsidRDefault="00A417CF" w:rsidP="00822135">
      <w:pPr>
        <w:pStyle w:val="StandardWeb"/>
        <w:spacing w:before="240" w:beforeAutospacing="0" w:after="0" w:afterAutospacing="0"/>
        <w:textAlignment w:val="baseline"/>
        <w:rPr>
          <w:rFonts w:ascii="Calibri" w:hAnsi="Calibri" w:cs="Calibri"/>
          <w:sz w:val="22"/>
          <w:szCs w:val="22"/>
        </w:rPr>
      </w:pPr>
      <w:r w:rsidRPr="00BF586E">
        <w:rPr>
          <w:rFonts w:ascii="Calibri" w:hAnsi="Calibri" w:cs="Calibri"/>
          <w:sz w:val="22"/>
          <w:szCs w:val="22"/>
        </w:rPr>
        <w:t>Following a previous study (Wen et al., 2017)</w:t>
      </w:r>
      <w:ins w:id="37" w:author="Simone Bosbach" w:date="2026-05-20T11:03:00Z" w16du:dateUtc="2026-05-20T09:03:00Z">
        <w:r w:rsidR="00646F19">
          <w:rPr>
            <w:rFonts w:ascii="Calibri" w:hAnsi="Calibri" w:cs="Calibri"/>
            <w:sz w:val="22"/>
            <w:szCs w:val="22"/>
          </w:rPr>
          <w:t>, who used</w:t>
        </w:r>
      </w:ins>
      <w:del w:id="38" w:author="Simone Bosbach" w:date="2026-05-20T11:03:00Z" w16du:dateUtc="2026-05-20T09:03:00Z">
        <w:r w:rsidRPr="00BF586E" w:rsidDel="00646F19">
          <w:rPr>
            <w:rFonts w:ascii="Calibri" w:hAnsi="Calibri" w:cs="Calibri"/>
            <w:sz w:val="22"/>
            <w:szCs w:val="22"/>
          </w:rPr>
          <w:delText xml:space="preserve"> using</w:delText>
        </w:r>
      </w:del>
      <w:r w:rsidRPr="00BF586E">
        <w:rPr>
          <w:rFonts w:ascii="Calibri" w:hAnsi="Calibri" w:cs="Calibri"/>
          <w:sz w:val="22"/>
          <w:szCs w:val="22"/>
        </w:rPr>
        <w:t xml:space="preserve"> a similar control detection paradigm, we aim to replicate their findings that continuous sense of control can be </w:t>
      </w:r>
      <w:del w:id="39" w:author="Simone Bosbach" w:date="2026-05-20T11:04:00Z" w16du:dateUtc="2026-05-20T09:04:00Z">
        <w:r w:rsidRPr="00BF586E" w:rsidDel="008B3B0F">
          <w:rPr>
            <w:rFonts w:ascii="Calibri" w:hAnsi="Calibri" w:cs="Calibri"/>
            <w:sz w:val="22"/>
            <w:szCs w:val="22"/>
          </w:rPr>
          <w:delText xml:space="preserve">measured </w:delText>
        </w:r>
      </w:del>
      <w:ins w:id="40" w:author="Simone Bosbach" w:date="2026-05-20T11:04:00Z" w16du:dateUtc="2026-05-20T09:04:00Z">
        <w:r w:rsidR="008B3B0F">
          <w:rPr>
            <w:rFonts w:ascii="Calibri" w:hAnsi="Calibri" w:cs="Calibri"/>
            <w:sz w:val="22"/>
            <w:szCs w:val="22"/>
          </w:rPr>
          <w:t>indexed using</w:t>
        </w:r>
      </w:ins>
      <w:del w:id="41" w:author="Simone Bosbach" w:date="2026-05-20T11:04:00Z" w16du:dateUtc="2026-05-20T09:04:00Z">
        <w:r w:rsidRPr="00BF586E" w:rsidDel="008B3B0F">
          <w:rPr>
            <w:rFonts w:ascii="Calibri" w:hAnsi="Calibri" w:cs="Calibri"/>
            <w:sz w:val="22"/>
            <w:szCs w:val="22"/>
          </w:rPr>
          <w:delText>via</w:delText>
        </w:r>
      </w:del>
      <w:r w:rsidRPr="00BF586E">
        <w:rPr>
          <w:rFonts w:ascii="Calibri" w:hAnsi="Calibri" w:cs="Calibri"/>
          <w:sz w:val="22"/>
          <w:szCs w:val="22"/>
        </w:rPr>
        <w:t xml:space="preserve"> EEG</w:t>
      </w:r>
      <w:ins w:id="42" w:author="Simone Bosbach" w:date="2026-05-20T11:04:00Z" w16du:dateUtc="2026-05-20T09:04:00Z">
        <w:r w:rsidR="008B3B0F">
          <w:rPr>
            <w:rFonts w:ascii="Calibri" w:hAnsi="Calibri" w:cs="Calibri"/>
            <w:sz w:val="22"/>
            <w:szCs w:val="22"/>
          </w:rPr>
          <w:t xml:space="preserve"> measures of movement-related neural activity</w:t>
        </w:r>
      </w:ins>
      <w:r w:rsidRPr="00BF586E">
        <w:rPr>
          <w:rFonts w:ascii="Calibri" w:hAnsi="Calibri" w:cs="Calibri"/>
          <w:sz w:val="22"/>
          <w:szCs w:val="22"/>
        </w:rPr>
        <w:t>. Accordingly, we hypothesize that:</w:t>
      </w:r>
    </w:p>
    <w:p w14:paraId="500324CD" w14:textId="23A7BE84" w:rsidR="00A417CF" w:rsidRPr="00BF586E" w:rsidRDefault="00A417CF" w:rsidP="00A417CF">
      <w:pPr>
        <w:pStyle w:val="StandardWeb"/>
        <w:numPr>
          <w:ilvl w:val="0"/>
          <w:numId w:val="3"/>
        </w:numPr>
        <w:spacing w:before="240" w:beforeAutospacing="0" w:after="0" w:afterAutospacing="0"/>
        <w:textAlignment w:val="baseline"/>
        <w:rPr>
          <w:rFonts w:ascii="Calibri" w:hAnsi="Calibri" w:cs="Calibri"/>
          <w:sz w:val="22"/>
          <w:szCs w:val="22"/>
        </w:rPr>
      </w:pPr>
      <w:r w:rsidRPr="00BF586E">
        <w:rPr>
          <w:rFonts w:ascii="Calibri" w:hAnsi="Calibri" w:cs="Calibri"/>
          <w:sz w:val="22"/>
          <w:szCs w:val="22"/>
        </w:rPr>
        <w:t>Movement onset-locked P500 amplitudes will be more positive for high, compared to low-motor control</w:t>
      </w:r>
    </w:p>
    <w:p w14:paraId="04D1FD00" w14:textId="3B90A206" w:rsidR="00A417CF" w:rsidRPr="00BF586E" w:rsidRDefault="00A417CF" w:rsidP="00A417CF">
      <w:pPr>
        <w:pStyle w:val="StandardWeb"/>
        <w:spacing w:before="240" w:beforeAutospacing="0" w:after="0" w:afterAutospacing="0"/>
        <w:textAlignment w:val="baseline"/>
        <w:rPr>
          <w:rFonts w:ascii="Calibri" w:hAnsi="Calibri" w:cs="Calibri"/>
          <w:sz w:val="22"/>
          <w:szCs w:val="22"/>
        </w:rPr>
      </w:pPr>
      <w:r w:rsidRPr="00BF586E">
        <w:rPr>
          <w:rFonts w:ascii="Calibri" w:hAnsi="Calibri" w:cs="Calibri"/>
          <w:sz w:val="22"/>
          <w:szCs w:val="22"/>
        </w:rPr>
        <w:t xml:space="preserve">To investigate the neural </w:t>
      </w:r>
      <w:del w:id="43" w:author="Simone Bosbach" w:date="2026-05-20T11:04:00Z" w16du:dateUtc="2026-05-20T09:04:00Z">
        <w:r w:rsidRPr="00BF586E" w:rsidDel="00BC3500">
          <w:rPr>
            <w:rFonts w:ascii="Calibri" w:hAnsi="Calibri" w:cs="Calibri"/>
            <w:sz w:val="22"/>
            <w:szCs w:val="22"/>
          </w:rPr>
          <w:delText xml:space="preserve">underpinnings </w:delText>
        </w:r>
      </w:del>
      <w:ins w:id="44" w:author="Simone Bosbach" w:date="2026-05-20T11:04:00Z" w16du:dateUtc="2026-05-20T09:04:00Z">
        <w:r w:rsidR="00BC3500">
          <w:rPr>
            <w:rFonts w:ascii="Calibri" w:hAnsi="Calibri" w:cs="Calibri"/>
            <w:sz w:val="22"/>
            <w:szCs w:val="22"/>
          </w:rPr>
          <w:t>co</w:t>
        </w:r>
      </w:ins>
      <w:ins w:id="45" w:author="Simone Bosbach" w:date="2026-05-20T11:05:00Z" w16du:dateUtc="2026-05-20T09:05:00Z">
        <w:r w:rsidR="00BC3500">
          <w:rPr>
            <w:rFonts w:ascii="Calibri" w:hAnsi="Calibri" w:cs="Calibri"/>
            <w:sz w:val="22"/>
            <w:szCs w:val="22"/>
          </w:rPr>
          <w:t xml:space="preserve">rrelates </w:t>
        </w:r>
      </w:ins>
      <w:ins w:id="46" w:author="Simone Bosbach" w:date="2026-05-20T11:04:00Z" w16du:dateUtc="2026-05-20T09:04:00Z">
        <w:r w:rsidR="00BC3500" w:rsidRPr="00BF586E">
          <w:rPr>
            <w:rFonts w:ascii="Calibri" w:hAnsi="Calibri" w:cs="Calibri"/>
            <w:sz w:val="22"/>
            <w:szCs w:val="22"/>
          </w:rPr>
          <w:t xml:space="preserve"> </w:t>
        </w:r>
      </w:ins>
      <w:r w:rsidRPr="00BF586E">
        <w:rPr>
          <w:rFonts w:ascii="Calibri" w:hAnsi="Calibri" w:cs="Calibri"/>
          <w:sz w:val="22"/>
          <w:szCs w:val="22"/>
        </w:rPr>
        <w:t xml:space="preserve">of </w:t>
      </w:r>
      <w:ins w:id="47" w:author="Simone Bosbach" w:date="2026-05-20T11:05:00Z" w16du:dateUtc="2026-05-20T09:05:00Z">
        <w:r w:rsidR="00BC3500">
          <w:rPr>
            <w:rFonts w:ascii="Calibri" w:hAnsi="Calibri" w:cs="Calibri"/>
            <w:sz w:val="22"/>
            <w:szCs w:val="22"/>
          </w:rPr>
          <w:t xml:space="preserve"> successful </w:t>
        </w:r>
        <w:r w:rsidR="005E2BCC">
          <w:rPr>
            <w:rFonts w:ascii="Calibri" w:hAnsi="Calibri" w:cs="Calibri"/>
            <w:sz w:val="22"/>
            <w:szCs w:val="22"/>
          </w:rPr>
          <w:t>memory encoding and recognition</w:t>
        </w:r>
      </w:ins>
      <w:del w:id="48" w:author="Simone Bosbach" w:date="2026-05-20T11:05:00Z" w16du:dateUtc="2026-05-20T09:05:00Z">
        <w:r w:rsidRPr="00BF586E" w:rsidDel="005E2BCC">
          <w:rPr>
            <w:rFonts w:ascii="Calibri" w:hAnsi="Calibri" w:cs="Calibri"/>
            <w:sz w:val="22"/>
            <w:szCs w:val="22"/>
          </w:rPr>
          <w:delText>recognition memory</w:delText>
        </w:r>
      </w:del>
      <w:r w:rsidRPr="00BF586E">
        <w:rPr>
          <w:rFonts w:ascii="Calibri" w:hAnsi="Calibri" w:cs="Calibri"/>
          <w:sz w:val="22"/>
          <w:szCs w:val="22"/>
        </w:rPr>
        <w:t xml:space="preserve">, we </w:t>
      </w:r>
      <w:del w:id="49" w:author="Simone Bosbach" w:date="2026-05-20T11:05:00Z" w16du:dateUtc="2026-05-20T09:05:00Z">
        <w:r w:rsidRPr="00BF586E" w:rsidDel="005E2BCC">
          <w:rPr>
            <w:rFonts w:ascii="Calibri" w:hAnsi="Calibri" w:cs="Calibri"/>
            <w:sz w:val="22"/>
            <w:szCs w:val="22"/>
          </w:rPr>
          <w:delText xml:space="preserve">will </w:delText>
        </w:r>
      </w:del>
      <w:ins w:id="50" w:author="Simone Bosbach" w:date="2026-05-20T11:05:00Z" w16du:dateUtc="2026-05-20T09:05:00Z">
        <w:r w:rsidR="005E2BCC">
          <w:rPr>
            <w:rFonts w:ascii="Calibri" w:hAnsi="Calibri" w:cs="Calibri"/>
            <w:sz w:val="22"/>
            <w:szCs w:val="22"/>
          </w:rPr>
          <w:t>additionally will</w:t>
        </w:r>
        <w:r w:rsidR="005E2BCC" w:rsidRPr="00BF586E">
          <w:rPr>
            <w:rFonts w:ascii="Calibri" w:hAnsi="Calibri" w:cs="Calibri"/>
            <w:sz w:val="22"/>
            <w:szCs w:val="22"/>
          </w:rPr>
          <w:t xml:space="preserve"> </w:t>
        </w:r>
      </w:ins>
      <w:r w:rsidRPr="00BF586E">
        <w:rPr>
          <w:rFonts w:ascii="Calibri" w:hAnsi="Calibri" w:cs="Calibri"/>
          <w:sz w:val="22"/>
          <w:szCs w:val="22"/>
        </w:rPr>
        <w:t xml:space="preserve">compare </w:t>
      </w:r>
      <w:ins w:id="51" w:author="Simone Bosbach" w:date="2026-05-20T11:05:00Z" w16du:dateUtc="2026-05-20T09:05:00Z">
        <w:r w:rsidR="005E2BCC">
          <w:rPr>
            <w:rFonts w:ascii="Calibri" w:hAnsi="Calibri" w:cs="Calibri"/>
            <w:sz w:val="22"/>
            <w:szCs w:val="22"/>
          </w:rPr>
          <w:t>os</w:t>
        </w:r>
        <w:r w:rsidR="008407E7">
          <w:rPr>
            <w:rFonts w:ascii="Calibri" w:hAnsi="Calibri" w:cs="Calibri"/>
            <w:sz w:val="22"/>
            <w:szCs w:val="22"/>
          </w:rPr>
          <w:t xml:space="preserve">cillatory </w:t>
        </w:r>
      </w:ins>
      <w:r w:rsidRPr="00BF586E">
        <w:rPr>
          <w:rFonts w:ascii="Calibri" w:hAnsi="Calibri" w:cs="Calibri"/>
          <w:sz w:val="22"/>
          <w:szCs w:val="22"/>
        </w:rPr>
        <w:t>alpha</w:t>
      </w:r>
      <w:ins w:id="52" w:author="Simone Bosbach" w:date="2026-05-20T11:06:00Z" w16du:dateUtc="2026-05-20T09:06:00Z">
        <w:r w:rsidR="008407E7">
          <w:rPr>
            <w:rFonts w:ascii="Calibri" w:hAnsi="Calibri" w:cs="Calibri"/>
            <w:sz w:val="22"/>
            <w:szCs w:val="22"/>
          </w:rPr>
          <w:t xml:space="preserve"> and</w:t>
        </w:r>
      </w:ins>
      <w:del w:id="53" w:author="Simone Bosbach" w:date="2026-05-20T11:06:00Z" w16du:dateUtc="2026-05-20T09:06:00Z">
        <w:r w:rsidRPr="00BF586E" w:rsidDel="008407E7">
          <w:rPr>
            <w:rFonts w:ascii="Calibri" w:hAnsi="Calibri" w:cs="Calibri"/>
            <w:sz w:val="22"/>
            <w:szCs w:val="22"/>
          </w:rPr>
          <w:delText>/</w:delText>
        </w:r>
      </w:del>
      <w:r w:rsidRPr="00BF586E">
        <w:rPr>
          <w:rFonts w:ascii="Calibri" w:hAnsi="Calibri" w:cs="Calibri"/>
          <w:sz w:val="22"/>
          <w:szCs w:val="22"/>
        </w:rPr>
        <w:t xml:space="preserve">beta </w:t>
      </w:r>
      <w:del w:id="54" w:author="Simone Bosbach" w:date="2026-05-20T11:06:00Z" w16du:dateUtc="2026-05-20T09:06:00Z">
        <w:r w:rsidRPr="00BF586E" w:rsidDel="008407E7">
          <w:rPr>
            <w:rFonts w:ascii="Calibri" w:hAnsi="Calibri" w:cs="Calibri"/>
            <w:sz w:val="22"/>
            <w:szCs w:val="22"/>
          </w:rPr>
          <w:delText xml:space="preserve">amplitudes </w:delText>
        </w:r>
      </w:del>
      <w:ins w:id="55" w:author="Simone Bosbach" w:date="2026-05-20T11:06:00Z" w16du:dateUtc="2026-05-20T09:06:00Z">
        <w:r w:rsidR="008407E7">
          <w:rPr>
            <w:rFonts w:ascii="Calibri" w:hAnsi="Calibri" w:cs="Calibri"/>
            <w:sz w:val="22"/>
            <w:szCs w:val="22"/>
          </w:rPr>
          <w:t>activity</w:t>
        </w:r>
        <w:r w:rsidR="008407E7" w:rsidRPr="00BF586E">
          <w:rPr>
            <w:rFonts w:ascii="Calibri" w:hAnsi="Calibri" w:cs="Calibri"/>
            <w:sz w:val="22"/>
            <w:szCs w:val="22"/>
          </w:rPr>
          <w:t xml:space="preserve"> </w:t>
        </w:r>
      </w:ins>
      <w:r w:rsidRPr="00BF586E">
        <w:rPr>
          <w:rFonts w:ascii="Calibri" w:hAnsi="Calibri" w:cs="Calibri"/>
          <w:sz w:val="22"/>
          <w:szCs w:val="22"/>
        </w:rPr>
        <w:t>during encoding (which occurs during the control detection task in our experiment), and recognition phases. Specifically, we hypothesize that:</w:t>
      </w:r>
    </w:p>
    <w:p w14:paraId="0C31329E" w14:textId="44108608" w:rsidR="00AE115C" w:rsidRPr="00BF586E" w:rsidRDefault="00A417CF" w:rsidP="00A417CF">
      <w:pPr>
        <w:pStyle w:val="StandardWeb"/>
        <w:numPr>
          <w:ilvl w:val="0"/>
          <w:numId w:val="3"/>
        </w:numPr>
        <w:spacing w:before="240" w:beforeAutospacing="0" w:after="0" w:afterAutospacing="0"/>
        <w:textAlignment w:val="baseline"/>
        <w:rPr>
          <w:rFonts w:ascii="Calibri" w:hAnsi="Calibri" w:cs="Calibri"/>
          <w:sz w:val="22"/>
          <w:szCs w:val="22"/>
        </w:rPr>
      </w:pPr>
      <w:r w:rsidRPr="00BF586E">
        <w:rPr>
          <w:rFonts w:ascii="Calibri" w:hAnsi="Calibri" w:cs="Calibri"/>
          <w:sz w:val="22"/>
          <w:szCs w:val="22"/>
        </w:rPr>
        <w:t>Alpha/beta amplitudes for subsequently recognized items will be reduced compared to subsequently non-recognized items</w:t>
      </w:r>
      <w:ins w:id="56" w:author="Simone Bosbach" w:date="2026-05-20T11:06:00Z" w16du:dateUtc="2026-05-20T09:06:00Z">
        <w:r w:rsidR="00362AB6">
          <w:rPr>
            <w:rFonts w:ascii="Calibri" w:hAnsi="Calibri" w:cs="Calibri"/>
            <w:sz w:val="22"/>
            <w:szCs w:val="22"/>
          </w:rPr>
          <w:t xml:space="preserve"> during encoding and/or recognition phases</w:t>
        </w:r>
      </w:ins>
      <w:r w:rsidRPr="00BF586E">
        <w:rPr>
          <w:rFonts w:ascii="Calibri" w:hAnsi="Calibri" w:cs="Calibri"/>
          <w:sz w:val="22"/>
          <w:szCs w:val="22"/>
        </w:rPr>
        <w:t>.</w:t>
      </w:r>
      <w:r w:rsidR="00822135" w:rsidRPr="00BF586E">
        <w:rPr>
          <w:rFonts w:ascii="Calibri" w:hAnsi="Calibri" w:cs="Calibri"/>
          <w:i/>
          <w:iCs/>
          <w:sz w:val="22"/>
          <w:szCs w:val="22"/>
        </w:rPr>
        <w:br/>
      </w:r>
    </w:p>
    <w:p w14:paraId="25898E5B" w14:textId="77777777" w:rsidR="00A417CF" w:rsidRPr="00BF586E" w:rsidRDefault="0005641F" w:rsidP="00A417CF">
      <w:pPr>
        <w:rPr>
          <w:rFonts w:ascii="Calibri" w:hAnsi="Calibri" w:cs="Calibri"/>
          <w:lang w:val="en-GB"/>
        </w:rPr>
      </w:pPr>
      <w:r w:rsidRPr="00BF586E">
        <w:rPr>
          <w:rFonts w:ascii="Calibri" w:hAnsi="Calibri" w:cs="Calibri"/>
          <w:b/>
          <w:bCs/>
          <w:lang w:val="en-GB"/>
        </w:rPr>
        <w:t xml:space="preserve">3) Dependent </w:t>
      </w:r>
      <w:r w:rsidR="005C0258" w:rsidRPr="00BF586E">
        <w:rPr>
          <w:rFonts w:ascii="Calibri" w:hAnsi="Calibri" w:cs="Calibri"/>
          <w:b/>
          <w:bCs/>
          <w:lang w:val="en-GB"/>
        </w:rPr>
        <w:t>V</w:t>
      </w:r>
      <w:r w:rsidRPr="00BF586E">
        <w:rPr>
          <w:rFonts w:ascii="Calibri" w:hAnsi="Calibri" w:cs="Calibri"/>
          <w:b/>
          <w:bCs/>
          <w:lang w:val="en-GB"/>
        </w:rPr>
        <w:t>ariable</w:t>
      </w:r>
      <w:r w:rsidR="005C0258" w:rsidRPr="00BF586E">
        <w:rPr>
          <w:rFonts w:ascii="Calibri" w:hAnsi="Calibri" w:cs="Calibri"/>
          <w:b/>
          <w:bCs/>
          <w:lang w:val="en-GB"/>
        </w:rPr>
        <w:t>s</w:t>
      </w:r>
      <w:r w:rsidRPr="00BF586E">
        <w:rPr>
          <w:rFonts w:ascii="Calibri" w:hAnsi="Calibri" w:cs="Calibri"/>
          <w:lang w:val="en-GB"/>
        </w:rPr>
        <w:t> </w:t>
      </w:r>
    </w:p>
    <w:p w14:paraId="5E869034" w14:textId="180DF217" w:rsidR="00A417CF" w:rsidRDefault="00A417CF" w:rsidP="00A417CF">
      <w:pPr>
        <w:rPr>
          <w:ins w:id="57" w:author="Simone Bosbach" w:date="2026-05-20T11:10:00Z" w16du:dateUtc="2026-05-20T09:10:00Z"/>
          <w:rFonts w:ascii="Calibri" w:hAnsi="Calibri" w:cs="Calibri"/>
          <w:i/>
          <w:iCs/>
          <w:lang w:val="en-GB"/>
        </w:rPr>
      </w:pPr>
      <w:r w:rsidRPr="00BF586E">
        <w:rPr>
          <w:rFonts w:ascii="Calibri" w:hAnsi="Calibri" w:cs="Calibri"/>
          <w:i/>
          <w:iCs/>
          <w:lang w:val="en-GB"/>
        </w:rPr>
        <w:t>Behavioral Dependent Variables</w:t>
      </w:r>
    </w:p>
    <w:p w14:paraId="3C262311" w14:textId="56375C2E" w:rsidR="0060207F" w:rsidRPr="00BF586E" w:rsidRDefault="0060207F" w:rsidP="00A417CF">
      <w:pPr>
        <w:rPr>
          <w:rFonts w:ascii="Calibri" w:hAnsi="Calibri" w:cs="Calibri"/>
          <w:i/>
          <w:iCs/>
          <w:lang w:val="en-GB"/>
        </w:rPr>
      </w:pPr>
      <w:ins w:id="58" w:author="Simone Bosbach" w:date="2026-05-20T11:10:00Z" w16du:dateUtc="2026-05-20T09:10:00Z">
        <w:r>
          <w:rPr>
            <w:rFonts w:ascii="Calibri" w:hAnsi="Calibri" w:cs="Calibri"/>
            <w:i/>
            <w:iCs/>
            <w:lang w:val="en-GB"/>
          </w:rPr>
          <w:t xml:space="preserve">Recognition memory performance will be assessed using both signal detection and trial-level </w:t>
        </w:r>
        <w:r w:rsidR="00BD1EBF">
          <w:rPr>
            <w:rFonts w:ascii="Calibri" w:hAnsi="Calibri" w:cs="Calibri"/>
            <w:i/>
            <w:iCs/>
            <w:lang w:val="en-GB"/>
          </w:rPr>
          <w:t>measures</w:t>
        </w:r>
      </w:ins>
      <w:ins w:id="59" w:author="Simone Bosbach" w:date="2026-05-20T11:12:00Z" w16du:dateUtc="2026-05-20T09:12:00Z">
        <w:r w:rsidR="006D4B78">
          <w:rPr>
            <w:rFonts w:ascii="Calibri" w:hAnsi="Calibri" w:cs="Calibri"/>
            <w:i/>
            <w:iCs/>
            <w:lang w:val="en-GB"/>
          </w:rPr>
          <w:t>:</w:t>
        </w:r>
      </w:ins>
    </w:p>
    <w:p w14:paraId="5C6994C5" w14:textId="77777777" w:rsidR="00557AAD" w:rsidRPr="00557AAD" w:rsidRDefault="00DE4C66" w:rsidP="00DE4C66">
      <w:pPr>
        <w:pStyle w:val="Listenabsatz"/>
        <w:numPr>
          <w:ilvl w:val="0"/>
          <w:numId w:val="19"/>
        </w:numPr>
        <w:rPr>
          <w:ins w:id="60" w:author="Simone Bosbach" w:date="2026-05-20T11:11:00Z" w16du:dateUtc="2026-05-20T09:11:00Z"/>
          <w:rStyle w:val="citation-256"/>
          <w:rFonts w:ascii="Calibri" w:hAnsi="Calibri" w:cs="Calibri"/>
          <w:lang w:val="en-GB"/>
          <w:rPrChange w:id="61" w:author="Simone Bosbach" w:date="2026-05-20T11:11:00Z" w16du:dateUtc="2026-05-20T09:11:00Z">
            <w:rPr>
              <w:ins w:id="62" w:author="Simone Bosbach" w:date="2026-05-20T11:11:00Z" w16du:dateUtc="2026-05-20T09:11:00Z"/>
              <w:rStyle w:val="citation-256"/>
              <w:rFonts w:ascii="Calibri" w:eastAsiaTheme="majorEastAsia" w:hAnsi="Calibri" w:cs="Calibri"/>
              <w:lang w:val="en-GB"/>
            </w:rPr>
          </w:rPrChange>
        </w:rPr>
      </w:pPr>
      <w:r w:rsidRPr="003C17B8">
        <w:rPr>
          <w:rStyle w:val="citation-257"/>
          <w:rFonts w:ascii="Calibri" w:eastAsiaTheme="majorEastAsia" w:hAnsi="Calibri" w:cs="Calibri"/>
          <w:b/>
          <w:bCs/>
          <w:lang w:val="en-GB"/>
        </w:rPr>
        <w:t xml:space="preserve">Recognition </w:t>
      </w:r>
      <w:del w:id="63" w:author="Simone Bosbach" w:date="2026-05-20T11:11:00Z" w16du:dateUtc="2026-05-20T09:11:00Z">
        <w:r w:rsidRPr="003C17B8" w:rsidDel="00557AAD">
          <w:rPr>
            <w:rStyle w:val="citation-257"/>
            <w:rFonts w:ascii="Calibri" w:eastAsiaTheme="majorEastAsia" w:hAnsi="Calibri" w:cs="Calibri"/>
            <w:b/>
            <w:bCs/>
            <w:lang w:val="en-GB"/>
          </w:rPr>
          <w:delText>Accuracy</w:delText>
        </w:r>
      </w:del>
      <w:ins w:id="64" w:author="Simone Bosbach" w:date="2026-05-20T11:11:00Z" w16du:dateUtc="2026-05-20T09:11:00Z">
        <w:r w:rsidR="00557AAD">
          <w:rPr>
            <w:rStyle w:val="citation-257"/>
            <w:rFonts w:ascii="Calibri" w:eastAsiaTheme="majorEastAsia" w:hAnsi="Calibri" w:cs="Calibri"/>
            <w:b/>
            <w:bCs/>
            <w:lang w:val="en-GB"/>
          </w:rPr>
          <w:t>Responses</w:t>
        </w:r>
      </w:ins>
      <w:r w:rsidRPr="003C17B8">
        <w:rPr>
          <w:rStyle w:val="citation-257"/>
          <w:rFonts w:ascii="Calibri" w:eastAsiaTheme="majorEastAsia" w:hAnsi="Calibri" w:cs="Calibri"/>
          <w:b/>
          <w:bCs/>
          <w:lang w:val="en-GB"/>
        </w:rPr>
        <w:t>:</w:t>
      </w:r>
      <w:r w:rsidRPr="003C17B8">
        <w:rPr>
          <w:rStyle w:val="citation-257"/>
          <w:rFonts w:ascii="Calibri" w:eastAsiaTheme="majorEastAsia" w:hAnsi="Calibri" w:cs="Calibri"/>
          <w:lang w:val="en-GB"/>
        </w:rPr>
        <w:t xml:space="preserve"> </w:t>
      </w:r>
      <w:r w:rsidR="005C0258" w:rsidRPr="003C17B8">
        <w:rPr>
          <w:rStyle w:val="citation-257"/>
          <w:rFonts w:ascii="Calibri" w:eastAsiaTheme="majorEastAsia" w:hAnsi="Calibri" w:cs="Calibri"/>
          <w:lang w:val="en-GB"/>
        </w:rPr>
        <w:t>P</w:t>
      </w:r>
      <w:r w:rsidR="0057402B" w:rsidRPr="003C17B8">
        <w:rPr>
          <w:rStyle w:val="citation-256"/>
          <w:rFonts w:ascii="Calibri" w:eastAsiaTheme="majorEastAsia" w:hAnsi="Calibri" w:cs="Calibri"/>
          <w:lang w:val="en-GB"/>
        </w:rPr>
        <w:t>articipants’ raw old/new responses</w:t>
      </w:r>
    </w:p>
    <w:p w14:paraId="57EA5106" w14:textId="2D20AD38" w:rsidR="003C17B8" w:rsidRPr="00EF069F" w:rsidRDefault="00557AAD" w:rsidP="00DE4C66">
      <w:pPr>
        <w:pStyle w:val="Listenabsatz"/>
        <w:numPr>
          <w:ilvl w:val="0"/>
          <w:numId w:val="19"/>
        </w:numPr>
        <w:rPr>
          <w:rFonts w:ascii="Calibri" w:hAnsi="Calibri" w:cs="Calibri"/>
          <w:lang w:val="en-GB"/>
        </w:rPr>
      </w:pPr>
      <w:ins w:id="65" w:author="Simone Bosbach" w:date="2026-05-20T11:11:00Z" w16du:dateUtc="2026-05-20T09:11:00Z">
        <w:r>
          <w:rPr>
            <w:rStyle w:val="citation-257"/>
            <w:rFonts w:ascii="Calibri" w:eastAsiaTheme="majorEastAsia" w:hAnsi="Calibri" w:cs="Calibri"/>
            <w:b/>
            <w:bCs/>
            <w:lang w:val="en-GB"/>
          </w:rPr>
          <w:t>Recognition Discrimination (d’):</w:t>
        </w:r>
        <w:r>
          <w:rPr>
            <w:rStyle w:val="citation-256"/>
            <w:rFonts w:ascii="Calibri" w:eastAsiaTheme="majorEastAsia" w:hAnsi="Calibri" w:cs="Calibri"/>
            <w:lang w:val="en-GB"/>
          </w:rPr>
          <w:t xml:space="preserve"> </w:t>
        </w:r>
        <w:r w:rsidR="006D4B78">
          <w:rPr>
            <w:rStyle w:val="citation-256"/>
            <w:rFonts w:ascii="Calibri" w:eastAsiaTheme="majorEastAsia" w:hAnsi="Calibri" w:cs="Calibri"/>
            <w:lang w:val="en-GB"/>
          </w:rPr>
          <w:t>S</w:t>
        </w:r>
      </w:ins>
      <w:ins w:id="66" w:author="Simone Bosbach" w:date="2026-05-20T11:12:00Z" w16du:dateUtc="2026-05-20T09:12:00Z">
        <w:r w:rsidR="006D4B78">
          <w:rPr>
            <w:rStyle w:val="citation-256"/>
            <w:rFonts w:ascii="Calibri" w:eastAsiaTheme="majorEastAsia" w:hAnsi="Calibri" w:cs="Calibri"/>
            <w:lang w:val="en-GB"/>
          </w:rPr>
          <w:t>ignal detection sensitivity calculated from hit and false alarm rates</w:t>
        </w:r>
      </w:ins>
      <w:del w:id="67" w:author="Simone Bosbach" w:date="2026-05-20T11:12:00Z" w16du:dateUtc="2026-05-20T09:12:00Z">
        <w:r w:rsidR="0057402B" w:rsidRPr="003C17B8" w:rsidDel="006D4B78">
          <w:rPr>
            <w:rStyle w:val="citation-256"/>
            <w:rFonts w:ascii="Calibri" w:eastAsiaTheme="majorEastAsia" w:hAnsi="Calibri" w:cs="Calibri"/>
            <w:lang w:val="en-GB"/>
          </w:rPr>
          <w:delText>, and calculated</w:delText>
        </w:r>
        <w:r w:rsidR="00DE4C66" w:rsidRPr="003C17B8" w:rsidDel="006D4B78">
          <w:rPr>
            <w:rStyle w:val="citation-256"/>
            <w:rFonts w:ascii="Calibri" w:eastAsiaTheme="majorEastAsia" w:hAnsi="Calibri" w:cs="Calibri"/>
            <w:lang w:val="en-GB"/>
          </w:rPr>
          <w:delText xml:space="preserve"> d-prime (d') scores</w:delText>
        </w:r>
        <w:r w:rsidR="00DE4C66" w:rsidRPr="003C17B8" w:rsidDel="006D4B78">
          <w:rPr>
            <w:rFonts w:ascii="Calibri" w:hAnsi="Calibri" w:cs="Calibri"/>
            <w:lang w:val="en-GB"/>
          </w:rPr>
          <w:delText>.</w:delText>
        </w:r>
      </w:del>
      <w:r w:rsidR="00DE4C66" w:rsidRPr="003C17B8">
        <w:rPr>
          <w:rFonts w:ascii="Calibri" w:hAnsi="Calibri" w:cs="Calibri"/>
          <w:lang w:val="en-GB"/>
        </w:rPr>
        <w:t xml:space="preserve"> </w:t>
      </w:r>
    </w:p>
    <w:p w14:paraId="03DB3DA8" w14:textId="77777777" w:rsidR="00874861" w:rsidRDefault="006D4B78" w:rsidP="00874861">
      <w:pPr>
        <w:pStyle w:val="Listenabsatz"/>
        <w:numPr>
          <w:ilvl w:val="0"/>
          <w:numId w:val="19"/>
        </w:numPr>
        <w:rPr>
          <w:ins w:id="68" w:author="Simone Bosbach" w:date="2026-05-20T11:14:00Z" w16du:dateUtc="2026-05-20T09:14:00Z"/>
          <w:rFonts w:ascii="Calibri" w:hAnsi="Calibri" w:cs="Calibri"/>
          <w:lang w:val="en-GB"/>
        </w:rPr>
      </w:pPr>
      <w:ins w:id="69" w:author="Simone Bosbach" w:date="2026-05-20T11:12:00Z" w16du:dateUtc="2026-05-20T09:12:00Z">
        <w:r>
          <w:rPr>
            <w:rStyle w:val="citation-255"/>
            <w:rFonts w:ascii="Calibri" w:eastAsiaTheme="majorEastAsia" w:hAnsi="Calibri" w:cs="Calibri"/>
            <w:b/>
            <w:bCs/>
            <w:lang w:val="en-GB"/>
          </w:rPr>
          <w:t xml:space="preserve">Recognition </w:t>
        </w:r>
      </w:ins>
      <w:r w:rsidR="00DE4C66" w:rsidRPr="003C17B8">
        <w:rPr>
          <w:rStyle w:val="citation-255"/>
          <w:rFonts w:ascii="Calibri" w:eastAsiaTheme="majorEastAsia" w:hAnsi="Calibri" w:cs="Calibri"/>
          <w:b/>
          <w:bCs/>
          <w:lang w:val="en-GB"/>
        </w:rPr>
        <w:t>Reaction Time:</w:t>
      </w:r>
      <w:r w:rsidR="00DE4C66" w:rsidRPr="003C17B8">
        <w:rPr>
          <w:rStyle w:val="citation-255"/>
          <w:rFonts w:ascii="Calibri" w:eastAsiaTheme="majorEastAsia" w:hAnsi="Calibri" w:cs="Calibri"/>
          <w:lang w:val="en-GB"/>
        </w:rPr>
        <w:t xml:space="preserve"> The latency of the participant's "old/new" recognition judgment</w:t>
      </w:r>
      <w:r w:rsidR="00DE4C66" w:rsidRPr="003C17B8">
        <w:rPr>
          <w:rFonts w:ascii="Calibri" w:hAnsi="Calibri" w:cs="Calibri"/>
          <w:lang w:val="en-GB"/>
        </w:rPr>
        <w:t>.</w:t>
      </w:r>
    </w:p>
    <w:p w14:paraId="27574B73" w14:textId="77777777" w:rsidR="00874861" w:rsidRDefault="00874861" w:rsidP="00874861">
      <w:pPr>
        <w:pStyle w:val="Listenabsatz"/>
        <w:numPr>
          <w:ilvl w:val="0"/>
          <w:numId w:val="19"/>
        </w:numPr>
        <w:rPr>
          <w:ins w:id="70" w:author="Simone Bosbach" w:date="2026-05-20T11:14:00Z" w16du:dateUtc="2026-05-20T09:14:00Z"/>
          <w:rFonts w:ascii="Calibri" w:hAnsi="Calibri" w:cs="Calibri"/>
          <w:lang w:val="en-GB"/>
        </w:rPr>
      </w:pPr>
    </w:p>
    <w:p w14:paraId="41746784" w14:textId="77777777" w:rsidR="00874861" w:rsidRDefault="00874861" w:rsidP="00874861">
      <w:pPr>
        <w:pStyle w:val="Listenabsatz"/>
        <w:numPr>
          <w:ilvl w:val="0"/>
          <w:numId w:val="19"/>
        </w:numPr>
        <w:rPr>
          <w:ins w:id="71" w:author="Simone Bosbach" w:date="2026-05-20T11:14:00Z" w16du:dateUtc="2026-05-20T09:14:00Z"/>
          <w:rFonts w:ascii="Calibri" w:hAnsi="Calibri" w:cs="Calibri"/>
          <w:lang w:val="en-GB"/>
        </w:rPr>
      </w:pPr>
    </w:p>
    <w:p w14:paraId="3F2D05DC" w14:textId="32D21B77" w:rsidR="009F4C0B" w:rsidRPr="00874861" w:rsidRDefault="00DE4C66" w:rsidP="00874861">
      <w:pPr>
        <w:ind w:left="360"/>
        <w:rPr>
          <w:rFonts w:ascii="Calibri" w:hAnsi="Calibri" w:cs="Calibri"/>
          <w:lang w:val="en-GB"/>
          <w:rPrChange w:id="72" w:author="Simone Bosbach" w:date="2026-05-20T11:14:00Z" w16du:dateUtc="2026-05-20T09:14:00Z">
            <w:rPr>
              <w:lang w:val="en-GB"/>
            </w:rPr>
          </w:rPrChange>
        </w:rPr>
        <w:pPrChange w:id="73" w:author="Simone Bosbach" w:date="2026-05-20T11:14:00Z" w16du:dateUtc="2026-05-20T09:14:00Z">
          <w:pPr>
            <w:pStyle w:val="Listenabsatz"/>
            <w:numPr>
              <w:numId w:val="19"/>
            </w:numPr>
            <w:tabs>
              <w:tab w:val="num" w:pos="720"/>
            </w:tabs>
            <w:ind w:hanging="360"/>
          </w:pPr>
        </w:pPrChange>
      </w:pPr>
      <w:del w:id="74" w:author="Simone Bosbach" w:date="2026-05-20T11:14:00Z" w16du:dateUtc="2026-05-20T09:14:00Z">
        <w:r w:rsidRPr="00874861" w:rsidDel="00874861">
          <w:rPr>
            <w:rFonts w:ascii="Calibri" w:hAnsi="Calibri" w:cs="Calibri"/>
            <w:lang w:val="en-GB"/>
            <w:rPrChange w:id="75" w:author="Simone Bosbach" w:date="2026-05-20T11:14:00Z" w16du:dateUtc="2026-05-20T09:14:00Z">
              <w:rPr>
                <w:lang w:val="en-GB"/>
              </w:rPr>
            </w:rPrChange>
          </w:rPr>
          <w:delText xml:space="preserve"> </w:delText>
        </w:r>
      </w:del>
      <w:ins w:id="76" w:author="Simone Bosbach" w:date="2026-05-20T11:13:00Z" w16du:dateUtc="2026-05-20T09:13:00Z">
        <w:r w:rsidR="009F4C0B" w:rsidRPr="00874861">
          <w:rPr>
            <w:rFonts w:ascii="Calibri" w:hAnsi="Calibri" w:cs="Calibri"/>
            <w:lang w:val="en-GB"/>
            <w:rPrChange w:id="77" w:author="Simone Bosbach" w:date="2026-05-20T11:14:00Z" w16du:dateUtc="2026-05-20T09:14:00Z">
              <w:rPr>
                <w:lang w:val="en-GB"/>
              </w:rPr>
            </w:rPrChange>
          </w:rPr>
          <w:t>Control detection performance:</w:t>
        </w:r>
      </w:ins>
    </w:p>
    <w:p w14:paraId="40173403" w14:textId="735131EA" w:rsidR="005C0258" w:rsidRDefault="005C0258" w:rsidP="00DE4C66">
      <w:pPr>
        <w:pStyle w:val="StandardWeb"/>
        <w:numPr>
          <w:ilvl w:val="0"/>
          <w:numId w:val="19"/>
        </w:numPr>
        <w:spacing w:before="0" w:beforeAutospacing="0"/>
        <w:rPr>
          <w:ins w:id="78" w:author="Simone Bosbach" w:date="2026-05-20T11:15:00Z" w16du:dateUtc="2026-05-20T09:15:00Z"/>
          <w:rFonts w:ascii="Calibri" w:hAnsi="Calibri" w:cs="Calibri"/>
          <w:sz w:val="22"/>
          <w:szCs w:val="22"/>
        </w:rPr>
      </w:pPr>
      <w:r w:rsidRPr="00BF586E">
        <w:rPr>
          <w:rStyle w:val="citation-255"/>
          <w:rFonts w:ascii="Calibri" w:eastAsiaTheme="majorEastAsia" w:hAnsi="Calibri" w:cs="Calibri"/>
          <w:b/>
          <w:bCs/>
          <w:sz w:val="22"/>
          <w:szCs w:val="22"/>
        </w:rPr>
        <w:t>Control Detection Accuracy</w:t>
      </w:r>
      <w:r w:rsidRPr="00BF586E">
        <w:rPr>
          <w:sz w:val="22"/>
          <w:szCs w:val="22"/>
        </w:rPr>
        <w:t>:</w:t>
      </w:r>
      <w:r w:rsidRPr="00BF586E">
        <w:rPr>
          <w:rFonts w:ascii="Calibri" w:hAnsi="Calibri" w:cs="Calibri"/>
          <w:sz w:val="22"/>
          <w:szCs w:val="22"/>
        </w:rPr>
        <w:t xml:space="preserve"> Participants’ accuracy in </w:t>
      </w:r>
      <w:ins w:id="79" w:author="Simone Bosbach" w:date="2026-05-20T11:13:00Z" w16du:dateUtc="2026-05-20T09:13:00Z">
        <w:r w:rsidR="00577C29">
          <w:rPr>
            <w:rFonts w:ascii="Calibri" w:hAnsi="Calibri" w:cs="Calibri"/>
            <w:sz w:val="22"/>
            <w:szCs w:val="22"/>
          </w:rPr>
          <w:t xml:space="preserve">trial-wise </w:t>
        </w:r>
      </w:ins>
      <w:r w:rsidRPr="00BF586E">
        <w:rPr>
          <w:rFonts w:ascii="Calibri" w:hAnsi="Calibri" w:cs="Calibri"/>
          <w:sz w:val="22"/>
          <w:szCs w:val="22"/>
        </w:rPr>
        <w:t>responses to the question “Which item did you control?”</w:t>
      </w:r>
      <w:ins w:id="80" w:author="Simone Bosbach" w:date="2026-05-20T11:13:00Z" w16du:dateUtc="2026-05-20T09:13:00Z">
        <w:r w:rsidR="00577C29">
          <w:rPr>
            <w:rFonts w:ascii="Calibri" w:hAnsi="Calibri" w:cs="Calibri"/>
            <w:sz w:val="22"/>
            <w:szCs w:val="22"/>
          </w:rPr>
          <w:t>, i</w:t>
        </w:r>
      </w:ins>
      <w:ins w:id="81" w:author="Simone Bosbach" w:date="2026-05-20T11:14:00Z" w16du:dateUtc="2026-05-20T09:14:00Z">
        <w:r w:rsidR="00A97A43">
          <w:rPr>
            <w:rFonts w:ascii="Calibri" w:hAnsi="Calibri" w:cs="Calibri"/>
            <w:sz w:val="22"/>
            <w:szCs w:val="22"/>
          </w:rPr>
          <w:t xml:space="preserve">ndicating whether participants correctly identified the iten they controlled during the </w:t>
        </w:r>
        <w:r w:rsidR="00874861">
          <w:rPr>
            <w:rFonts w:ascii="Calibri" w:hAnsi="Calibri" w:cs="Calibri"/>
            <w:sz w:val="22"/>
            <w:szCs w:val="22"/>
          </w:rPr>
          <w:t>detection task</w:t>
        </w:r>
      </w:ins>
    </w:p>
    <w:p w14:paraId="788687E2" w14:textId="39E28970" w:rsidR="00874861" w:rsidRPr="00BF586E" w:rsidRDefault="00874861" w:rsidP="00874861">
      <w:pPr>
        <w:pStyle w:val="StandardWeb"/>
        <w:spacing w:before="0" w:beforeAutospacing="0"/>
        <w:rPr>
          <w:rFonts w:ascii="Calibri" w:hAnsi="Calibri" w:cs="Calibri"/>
          <w:sz w:val="22"/>
          <w:szCs w:val="22"/>
        </w:rPr>
        <w:pPrChange w:id="82" w:author="Simone Bosbach" w:date="2026-05-20T11:15:00Z" w16du:dateUtc="2026-05-20T09:15:00Z">
          <w:pPr>
            <w:pStyle w:val="StandardWeb"/>
            <w:numPr>
              <w:numId w:val="19"/>
            </w:numPr>
            <w:tabs>
              <w:tab w:val="num" w:pos="720"/>
            </w:tabs>
            <w:spacing w:before="0" w:beforeAutospacing="0"/>
            <w:ind w:left="720" w:hanging="360"/>
          </w:pPr>
        </w:pPrChange>
      </w:pPr>
      <w:ins w:id="83" w:author="Simone Bosbach" w:date="2026-05-20T11:15:00Z" w16du:dateUtc="2026-05-20T09:15:00Z">
        <w:r>
          <w:rPr>
            <w:rFonts w:ascii="Calibri" w:hAnsi="Calibri" w:cs="Calibri"/>
            <w:sz w:val="22"/>
            <w:szCs w:val="22"/>
          </w:rPr>
          <w:t xml:space="preserve">Subjective Agency: </w:t>
        </w:r>
      </w:ins>
    </w:p>
    <w:p w14:paraId="273BCD46" w14:textId="63FEEBCC" w:rsidR="005C0258" w:rsidRPr="00BF586E" w:rsidRDefault="005C0258" w:rsidP="00DE4C66">
      <w:pPr>
        <w:pStyle w:val="StandardWeb"/>
        <w:numPr>
          <w:ilvl w:val="0"/>
          <w:numId w:val="19"/>
        </w:numPr>
        <w:spacing w:before="0" w:beforeAutospacing="0"/>
        <w:rPr>
          <w:rFonts w:ascii="Calibri" w:hAnsi="Calibri" w:cs="Calibri"/>
          <w:sz w:val="22"/>
          <w:szCs w:val="22"/>
        </w:rPr>
      </w:pPr>
      <w:r w:rsidRPr="00BF586E">
        <w:rPr>
          <w:rStyle w:val="citation-255"/>
          <w:rFonts w:ascii="Calibri" w:eastAsiaTheme="majorEastAsia" w:hAnsi="Calibri" w:cs="Calibri"/>
          <w:b/>
          <w:bCs/>
          <w:sz w:val="22"/>
          <w:szCs w:val="22"/>
        </w:rPr>
        <w:t>Subjective Control Ratings:</w:t>
      </w:r>
      <w:r w:rsidRPr="00BF586E">
        <w:rPr>
          <w:rFonts w:ascii="Calibri" w:hAnsi="Calibri" w:cs="Calibri"/>
          <w:sz w:val="22"/>
          <w:szCs w:val="22"/>
        </w:rPr>
        <w:t xml:space="preserve"> Participants’ trial-wise self-reports on a 1-7 Likert scale to the question: “How much control did you feel over the item’s movement?”</w:t>
      </w:r>
      <w:ins w:id="84" w:author="Simone Bosbach" w:date="2026-05-20T11:15:00Z" w16du:dateUtc="2026-05-20T09:15:00Z">
        <w:r w:rsidR="00874861">
          <w:rPr>
            <w:rFonts w:ascii="Calibri" w:hAnsi="Calibri" w:cs="Calibri"/>
            <w:sz w:val="22"/>
            <w:szCs w:val="22"/>
          </w:rPr>
          <w:t xml:space="preserve"> indicating </w:t>
        </w:r>
        <w:r w:rsidR="00984464">
          <w:rPr>
            <w:rFonts w:ascii="Calibri" w:hAnsi="Calibri" w:cs="Calibri"/>
            <w:sz w:val="22"/>
            <w:szCs w:val="22"/>
          </w:rPr>
          <w:t>experienced control.</w:t>
        </w:r>
      </w:ins>
    </w:p>
    <w:p w14:paraId="30E73F35" w14:textId="670CFFA2" w:rsidR="00DE4C66" w:rsidRDefault="00DE4C66" w:rsidP="00DE4C66">
      <w:pPr>
        <w:pStyle w:val="StandardWeb"/>
        <w:spacing w:before="0" w:beforeAutospacing="0"/>
        <w:rPr>
          <w:ins w:id="85" w:author="Simone Bosbach" w:date="2026-05-20T11:15:00Z" w16du:dateUtc="2026-05-20T09:15:00Z"/>
          <w:rFonts w:ascii="Calibri" w:hAnsi="Calibri" w:cs="Calibri"/>
          <w:i/>
          <w:iCs/>
          <w:sz w:val="22"/>
          <w:szCs w:val="22"/>
        </w:rPr>
      </w:pPr>
      <w:r w:rsidRPr="00BF586E">
        <w:rPr>
          <w:rFonts w:ascii="Calibri" w:hAnsi="Calibri" w:cs="Calibri"/>
          <w:i/>
          <w:iCs/>
          <w:sz w:val="22"/>
          <w:szCs w:val="22"/>
        </w:rPr>
        <w:t>Neurophysiological Dependent Variables:</w:t>
      </w:r>
    </w:p>
    <w:p w14:paraId="068A65F0" w14:textId="1C64CEE9" w:rsidR="00984464" w:rsidRPr="00BF586E" w:rsidRDefault="00984464" w:rsidP="00DE4C66">
      <w:pPr>
        <w:pStyle w:val="StandardWeb"/>
        <w:spacing w:before="0" w:beforeAutospacing="0"/>
        <w:rPr>
          <w:rFonts w:ascii="Calibri" w:hAnsi="Calibri" w:cs="Calibri"/>
          <w:i/>
          <w:iCs/>
          <w:sz w:val="22"/>
          <w:szCs w:val="22"/>
        </w:rPr>
      </w:pPr>
      <w:ins w:id="86" w:author="Simone Bosbach" w:date="2026-05-20T11:15:00Z" w16du:dateUtc="2026-05-20T09:15:00Z">
        <w:r>
          <w:rPr>
            <w:rFonts w:ascii="Calibri" w:hAnsi="Calibri" w:cs="Calibri"/>
            <w:i/>
            <w:iCs/>
            <w:sz w:val="22"/>
            <w:szCs w:val="22"/>
          </w:rPr>
          <w:t>Ecent-rel</w:t>
        </w:r>
      </w:ins>
      <w:ins w:id="87" w:author="Simone Bosbach" w:date="2026-05-20T11:16:00Z" w16du:dateUtc="2026-05-20T09:16:00Z">
        <w:r>
          <w:rPr>
            <w:rFonts w:ascii="Calibri" w:hAnsi="Calibri" w:cs="Calibri"/>
            <w:i/>
            <w:iCs/>
            <w:sz w:val="22"/>
            <w:szCs w:val="22"/>
          </w:rPr>
          <w:t>ated Potentials (ERP)</w:t>
        </w:r>
      </w:ins>
    </w:p>
    <w:p w14:paraId="02B1D6F9" w14:textId="0E60F48D" w:rsidR="00A417CF" w:rsidRPr="00C731F5" w:rsidRDefault="00A417CF" w:rsidP="002A0BDE">
      <w:pPr>
        <w:pStyle w:val="StandardWeb"/>
        <w:numPr>
          <w:ilvl w:val="0"/>
          <w:numId w:val="21"/>
        </w:numPr>
        <w:spacing w:before="0" w:beforeAutospacing="0"/>
        <w:rPr>
          <w:ins w:id="88" w:author="Simone Bosbach" w:date="2026-05-20T11:16:00Z" w16du:dateUtc="2026-05-20T09:16:00Z"/>
          <w:rStyle w:val="citation-252"/>
          <w:rFonts w:ascii="Calibri" w:hAnsi="Calibri" w:cs="Calibri"/>
          <w:sz w:val="22"/>
          <w:szCs w:val="22"/>
          <w:rPrChange w:id="89" w:author="Simone Bosbach" w:date="2026-05-20T11:16:00Z" w16du:dateUtc="2026-05-20T09:16:00Z">
            <w:rPr>
              <w:ins w:id="90" w:author="Simone Bosbach" w:date="2026-05-20T11:16:00Z" w16du:dateUtc="2026-05-20T09:16:00Z"/>
              <w:rStyle w:val="citation-252"/>
              <w:rFonts w:ascii="Calibri" w:eastAsiaTheme="majorEastAsia" w:hAnsi="Calibri" w:cs="Calibri"/>
              <w:sz w:val="22"/>
              <w:szCs w:val="22"/>
            </w:rPr>
          </w:rPrChange>
        </w:rPr>
      </w:pPr>
      <w:r w:rsidRPr="00BF586E">
        <w:rPr>
          <w:rStyle w:val="citation-252"/>
          <w:rFonts w:ascii="Calibri" w:eastAsiaTheme="majorEastAsia" w:hAnsi="Calibri" w:cs="Calibri"/>
          <w:sz w:val="22"/>
          <w:szCs w:val="22"/>
        </w:rPr>
        <w:lastRenderedPageBreak/>
        <w:t>ERP Amplitudes (movement-onset locked P500</w:t>
      </w:r>
      <w:ins w:id="91" w:author="Simone Bosbach" w:date="2026-05-20T11:16:00Z" w16du:dateUtc="2026-05-20T09:16:00Z">
        <w:r w:rsidR="00984464">
          <w:rPr>
            <w:rStyle w:val="citation-252"/>
            <w:rFonts w:ascii="Calibri" w:eastAsiaTheme="majorEastAsia" w:hAnsi="Calibri" w:cs="Calibri"/>
            <w:sz w:val="22"/>
            <w:szCs w:val="22"/>
          </w:rPr>
          <w:t xml:space="preserve">, associated with the </w:t>
        </w:r>
        <w:r w:rsidR="00C731F5">
          <w:rPr>
            <w:rStyle w:val="citation-252"/>
            <w:rFonts w:ascii="Calibri" w:eastAsiaTheme="majorEastAsia" w:hAnsi="Calibri" w:cs="Calibri"/>
            <w:sz w:val="22"/>
            <w:szCs w:val="22"/>
          </w:rPr>
          <w:t>sense of control</w:t>
        </w:r>
      </w:ins>
      <w:r w:rsidRPr="00BF586E">
        <w:rPr>
          <w:rStyle w:val="citation-252"/>
          <w:rFonts w:ascii="Calibri" w:eastAsiaTheme="majorEastAsia" w:hAnsi="Calibri" w:cs="Calibri"/>
          <w:sz w:val="22"/>
          <w:szCs w:val="22"/>
        </w:rPr>
        <w:t>)</w:t>
      </w:r>
    </w:p>
    <w:p w14:paraId="3FA6D13A" w14:textId="7E8E1185" w:rsidR="00C731F5" w:rsidRPr="00BF586E" w:rsidRDefault="00C731F5" w:rsidP="00C731F5">
      <w:pPr>
        <w:pStyle w:val="StandardWeb"/>
        <w:spacing w:before="0" w:beforeAutospacing="0"/>
        <w:ind w:left="720"/>
        <w:rPr>
          <w:rStyle w:val="citation-252"/>
          <w:rFonts w:ascii="Calibri" w:hAnsi="Calibri" w:cs="Calibri"/>
          <w:sz w:val="22"/>
          <w:szCs w:val="22"/>
        </w:rPr>
        <w:pPrChange w:id="92" w:author="Simone Bosbach" w:date="2026-05-20T11:16:00Z" w16du:dateUtc="2026-05-20T09:16:00Z">
          <w:pPr>
            <w:pStyle w:val="StandardWeb"/>
            <w:numPr>
              <w:numId w:val="21"/>
            </w:numPr>
            <w:tabs>
              <w:tab w:val="num" w:pos="720"/>
            </w:tabs>
            <w:spacing w:before="0" w:beforeAutospacing="0"/>
            <w:ind w:left="720" w:hanging="360"/>
          </w:pPr>
        </w:pPrChange>
      </w:pPr>
      <w:ins w:id="93" w:author="Simone Bosbach" w:date="2026-05-20T11:16:00Z" w16du:dateUtc="2026-05-20T09:16:00Z">
        <w:r>
          <w:rPr>
            <w:rStyle w:val="citation-252"/>
            <w:rFonts w:ascii="Calibri" w:eastAsiaTheme="majorEastAsia" w:hAnsi="Calibri" w:cs="Calibri"/>
            <w:sz w:val="22"/>
            <w:szCs w:val="22"/>
          </w:rPr>
          <w:t>Oscillatory Activity:</w:t>
        </w:r>
      </w:ins>
    </w:p>
    <w:p w14:paraId="5CB1C016" w14:textId="77777777" w:rsidR="00C731F5" w:rsidRPr="00C731F5" w:rsidRDefault="00A417CF" w:rsidP="002A0BDE">
      <w:pPr>
        <w:pStyle w:val="StandardWeb"/>
        <w:numPr>
          <w:ilvl w:val="0"/>
          <w:numId w:val="21"/>
        </w:numPr>
        <w:spacing w:before="0" w:beforeAutospacing="0"/>
        <w:rPr>
          <w:ins w:id="94" w:author="Simone Bosbach" w:date="2026-05-20T11:17:00Z" w16du:dateUtc="2026-05-20T09:17:00Z"/>
          <w:rStyle w:val="citation-252"/>
          <w:rFonts w:ascii="Calibri" w:hAnsi="Calibri" w:cs="Calibri"/>
          <w:sz w:val="22"/>
          <w:szCs w:val="22"/>
          <w:rPrChange w:id="95" w:author="Simone Bosbach" w:date="2026-05-20T11:17:00Z" w16du:dateUtc="2026-05-20T09:17:00Z">
            <w:rPr>
              <w:ins w:id="96" w:author="Simone Bosbach" w:date="2026-05-20T11:17:00Z" w16du:dateUtc="2026-05-20T09:17:00Z"/>
              <w:rStyle w:val="citation-252"/>
              <w:rFonts w:ascii="Calibri" w:eastAsiaTheme="majorEastAsia" w:hAnsi="Calibri" w:cs="Calibri"/>
              <w:sz w:val="22"/>
              <w:szCs w:val="22"/>
            </w:rPr>
          </w:rPrChange>
        </w:rPr>
      </w:pPr>
      <w:r w:rsidRPr="00BF586E">
        <w:rPr>
          <w:rStyle w:val="citation-252"/>
          <w:rFonts w:ascii="Calibri" w:eastAsiaTheme="majorEastAsia" w:hAnsi="Calibri" w:cs="Calibri"/>
          <w:sz w:val="22"/>
          <w:szCs w:val="22"/>
        </w:rPr>
        <w:t>Alpha</w:t>
      </w:r>
      <w:ins w:id="97" w:author="Simone Bosbach" w:date="2026-05-20T11:16:00Z" w16du:dateUtc="2026-05-20T09:16:00Z">
        <w:r w:rsidR="00C731F5">
          <w:rPr>
            <w:rStyle w:val="citation-252"/>
            <w:rFonts w:ascii="Calibri" w:eastAsiaTheme="majorEastAsia" w:hAnsi="Calibri" w:cs="Calibri"/>
            <w:sz w:val="22"/>
            <w:szCs w:val="22"/>
          </w:rPr>
          <w:t xml:space="preserve"> Power (8-12 Hz)</w:t>
        </w:r>
      </w:ins>
      <w:ins w:id="98" w:author="Simone Bosbach" w:date="2026-05-20T11:17:00Z" w16du:dateUtc="2026-05-20T09:17:00Z">
        <w:r w:rsidR="00C731F5">
          <w:rPr>
            <w:rStyle w:val="citation-252"/>
            <w:rFonts w:ascii="Calibri" w:eastAsiaTheme="majorEastAsia" w:hAnsi="Calibri" w:cs="Calibri"/>
            <w:sz w:val="22"/>
            <w:szCs w:val="22"/>
          </w:rPr>
          <w:t>: Oscillatory power during enoding and recognition phases</w:t>
        </w:r>
      </w:ins>
    </w:p>
    <w:p w14:paraId="77ABC1FA" w14:textId="77777777" w:rsidR="007F216A" w:rsidRPr="007F216A" w:rsidRDefault="00C731F5" w:rsidP="002A0BDE">
      <w:pPr>
        <w:pStyle w:val="StandardWeb"/>
        <w:numPr>
          <w:ilvl w:val="0"/>
          <w:numId w:val="21"/>
        </w:numPr>
        <w:spacing w:before="0" w:beforeAutospacing="0"/>
        <w:rPr>
          <w:ins w:id="99" w:author="Simone Bosbach" w:date="2026-05-20T11:17:00Z" w16du:dateUtc="2026-05-20T09:17:00Z"/>
          <w:rStyle w:val="citation-252"/>
          <w:rFonts w:ascii="Calibri" w:hAnsi="Calibri" w:cs="Calibri"/>
          <w:sz w:val="22"/>
          <w:szCs w:val="22"/>
          <w:rPrChange w:id="100" w:author="Simone Bosbach" w:date="2026-05-20T11:17:00Z" w16du:dateUtc="2026-05-20T09:17:00Z">
            <w:rPr>
              <w:ins w:id="101" w:author="Simone Bosbach" w:date="2026-05-20T11:17:00Z" w16du:dateUtc="2026-05-20T09:17:00Z"/>
              <w:rStyle w:val="citation-252"/>
              <w:rFonts w:ascii="Calibri" w:eastAsiaTheme="majorEastAsia" w:hAnsi="Calibri" w:cs="Calibri"/>
              <w:sz w:val="22"/>
              <w:szCs w:val="22"/>
            </w:rPr>
          </w:rPrChange>
        </w:rPr>
      </w:pPr>
      <w:ins w:id="102" w:author="Simone Bosbach" w:date="2026-05-20T11:17:00Z" w16du:dateUtc="2026-05-20T09:17:00Z">
        <w:r>
          <w:rPr>
            <w:rStyle w:val="citation-252"/>
            <w:rFonts w:ascii="Calibri" w:eastAsiaTheme="majorEastAsia" w:hAnsi="Calibri" w:cs="Calibri"/>
            <w:sz w:val="22"/>
            <w:szCs w:val="22"/>
          </w:rPr>
          <w:t xml:space="preserve">Beta Power (13-30 Hz): Oscillatory power during encoding and recognition phases. </w:t>
        </w:r>
      </w:ins>
    </w:p>
    <w:p w14:paraId="6BF87C2D" w14:textId="26305CBC" w:rsidR="002A0BDE" w:rsidRPr="00BF586E" w:rsidRDefault="00A417CF" w:rsidP="007F216A">
      <w:pPr>
        <w:pStyle w:val="StandardWeb"/>
        <w:spacing w:before="0" w:beforeAutospacing="0"/>
        <w:rPr>
          <w:rFonts w:ascii="Calibri" w:hAnsi="Calibri" w:cs="Calibri"/>
          <w:sz w:val="22"/>
          <w:szCs w:val="22"/>
        </w:rPr>
        <w:pPrChange w:id="103" w:author="Simone Bosbach" w:date="2026-05-20T11:17:00Z" w16du:dateUtc="2026-05-20T09:17:00Z">
          <w:pPr>
            <w:pStyle w:val="StandardWeb"/>
            <w:numPr>
              <w:numId w:val="21"/>
            </w:numPr>
            <w:tabs>
              <w:tab w:val="num" w:pos="720"/>
            </w:tabs>
            <w:spacing w:before="0" w:beforeAutospacing="0"/>
            <w:ind w:left="720" w:hanging="360"/>
          </w:pPr>
        </w:pPrChange>
      </w:pPr>
      <w:del w:id="104" w:author="Simone Bosbach" w:date="2026-05-20T11:17:00Z" w16du:dateUtc="2026-05-20T09:17:00Z">
        <w:r w:rsidRPr="00BF586E" w:rsidDel="007F216A">
          <w:rPr>
            <w:rStyle w:val="citation-252"/>
            <w:rFonts w:ascii="Calibri" w:eastAsiaTheme="majorEastAsia" w:hAnsi="Calibri" w:cs="Calibri"/>
            <w:sz w:val="22"/>
            <w:szCs w:val="22"/>
          </w:rPr>
          <w:delText xml:space="preserve"> / beta a</w:delText>
        </w:r>
      </w:del>
      <w:del w:id="105" w:author="Simone Bosbach" w:date="2026-05-20T11:18:00Z" w16du:dateUtc="2026-05-20T09:18:00Z">
        <w:r w:rsidRPr="00BF586E" w:rsidDel="007F216A">
          <w:rPr>
            <w:rStyle w:val="citation-252"/>
            <w:rFonts w:ascii="Calibri" w:eastAsiaTheme="majorEastAsia" w:hAnsi="Calibri" w:cs="Calibri"/>
            <w:sz w:val="22"/>
            <w:szCs w:val="22"/>
          </w:rPr>
          <w:delText>mplitudes during encoding and recognition</w:delText>
        </w:r>
      </w:del>
      <w:ins w:id="106" w:author="Simone Bosbach" w:date="2026-05-20T11:18:00Z" w16du:dateUtc="2026-05-20T09:18:00Z">
        <w:r w:rsidR="007F216A">
          <w:rPr>
            <w:rStyle w:val="citation-252"/>
            <w:rFonts w:ascii="Calibri" w:eastAsiaTheme="majorEastAsia" w:hAnsi="Calibri" w:cs="Calibri"/>
            <w:sz w:val="22"/>
            <w:szCs w:val="22"/>
          </w:rPr>
          <w:t>Oscillatory analyses will focus on differences between subsequently recognized and subsequently non-recognized items.</w:t>
        </w:r>
      </w:ins>
      <w:r w:rsidR="0067056D" w:rsidRPr="00BF586E">
        <w:rPr>
          <w:rFonts w:ascii="Calibri" w:hAnsi="Calibri" w:cs="Calibri"/>
          <w:b/>
          <w:bCs/>
          <w:sz w:val="22"/>
          <w:szCs w:val="22"/>
          <w:lang w:val="en-GB"/>
        </w:rPr>
        <w:br/>
      </w:r>
    </w:p>
    <w:p w14:paraId="25D1AE04" w14:textId="1D687C6F" w:rsidR="0005641F" w:rsidRPr="00BF586E" w:rsidRDefault="0005641F" w:rsidP="00AE115C">
      <w:pPr>
        <w:pStyle w:val="StandardWeb"/>
        <w:spacing w:before="0" w:beforeAutospacing="0"/>
        <w:rPr>
          <w:rFonts w:ascii="Calibri" w:hAnsi="Calibri" w:cs="Calibri"/>
          <w:sz w:val="22"/>
          <w:szCs w:val="22"/>
        </w:rPr>
      </w:pPr>
      <w:r w:rsidRPr="00BF586E">
        <w:rPr>
          <w:rFonts w:ascii="Calibri" w:hAnsi="Calibri" w:cs="Calibri"/>
          <w:b/>
          <w:bCs/>
          <w:sz w:val="22"/>
          <w:szCs w:val="22"/>
          <w:lang w:val="en-GB"/>
        </w:rPr>
        <w:t>4) Conditions</w:t>
      </w:r>
      <w:r w:rsidRPr="00BF586E">
        <w:rPr>
          <w:rFonts w:ascii="Calibri" w:hAnsi="Calibri" w:cs="Calibri"/>
          <w:sz w:val="22"/>
          <w:szCs w:val="22"/>
          <w:lang w:val="en-GB"/>
        </w:rPr>
        <w:t> </w:t>
      </w:r>
    </w:p>
    <w:p w14:paraId="10BCD535" w14:textId="7CE14AB9" w:rsidR="005C0258" w:rsidRPr="00BF586E" w:rsidDel="007C27C1" w:rsidRDefault="00DE4C66" w:rsidP="00DE4C66">
      <w:pPr>
        <w:pStyle w:val="StandardWeb"/>
        <w:rPr>
          <w:del w:id="107" w:author="Simone Bosbach" w:date="2026-05-20T11:19:00Z" w16du:dateUtc="2026-05-20T09:19:00Z"/>
          <w:rFonts w:ascii="Calibri" w:hAnsi="Calibri" w:cs="Calibri"/>
          <w:sz w:val="22"/>
          <w:szCs w:val="22"/>
        </w:rPr>
      </w:pPr>
      <w:r w:rsidRPr="00BF586E">
        <w:rPr>
          <w:rFonts w:ascii="Calibri" w:hAnsi="Calibri" w:cs="Calibri"/>
          <w:sz w:val="22"/>
          <w:szCs w:val="22"/>
        </w:rPr>
        <w:t xml:space="preserve">Participants will </w:t>
      </w:r>
      <w:del w:id="108" w:author="Simone Bosbach" w:date="2026-05-20T11:18:00Z" w16du:dateUtc="2026-05-20T09:18:00Z">
        <w:r w:rsidRPr="00BF586E" w:rsidDel="00EE3781">
          <w:rPr>
            <w:rFonts w:ascii="Calibri" w:hAnsi="Calibri" w:cs="Calibri"/>
            <w:sz w:val="22"/>
            <w:szCs w:val="22"/>
          </w:rPr>
          <w:delText xml:space="preserve">experience </w:delText>
        </w:r>
      </w:del>
      <w:ins w:id="109" w:author="Simone Bosbach" w:date="2026-05-20T11:18:00Z" w16du:dateUtc="2026-05-20T09:18:00Z">
        <w:r w:rsidR="00EE3781">
          <w:rPr>
            <w:rFonts w:ascii="Calibri" w:hAnsi="Calibri" w:cs="Calibri"/>
            <w:sz w:val="22"/>
            <w:szCs w:val="22"/>
          </w:rPr>
          <w:t>complete</w:t>
        </w:r>
        <w:r w:rsidR="00EE3781" w:rsidRPr="00BF586E">
          <w:rPr>
            <w:rFonts w:ascii="Calibri" w:hAnsi="Calibri" w:cs="Calibri"/>
            <w:sz w:val="22"/>
            <w:szCs w:val="22"/>
          </w:rPr>
          <w:t xml:space="preserve"> </w:t>
        </w:r>
      </w:ins>
      <w:del w:id="110" w:author="Simone Bosbach" w:date="2026-05-20T11:19:00Z" w16du:dateUtc="2026-05-20T09:19:00Z">
        <w:r w:rsidRPr="00BF586E" w:rsidDel="00EE3781">
          <w:rPr>
            <w:rFonts w:ascii="Calibri" w:hAnsi="Calibri" w:cs="Calibri"/>
            <w:sz w:val="22"/>
            <w:szCs w:val="22"/>
          </w:rPr>
          <w:delText xml:space="preserve">two </w:delText>
        </w:r>
      </w:del>
      <w:ins w:id="111" w:author="Simone Bosbach" w:date="2026-05-20T11:19:00Z" w16du:dateUtc="2026-05-20T09:19:00Z">
        <w:r w:rsidR="00EE3781">
          <w:rPr>
            <w:rFonts w:ascii="Calibri" w:hAnsi="Calibri" w:cs="Calibri"/>
            <w:sz w:val="22"/>
            <w:szCs w:val="22"/>
          </w:rPr>
          <w:t>a</w:t>
        </w:r>
        <w:r w:rsidR="00EE3781" w:rsidRPr="00BF586E">
          <w:rPr>
            <w:rFonts w:ascii="Calibri" w:hAnsi="Calibri" w:cs="Calibri"/>
            <w:sz w:val="22"/>
            <w:szCs w:val="22"/>
          </w:rPr>
          <w:t xml:space="preserve"> </w:t>
        </w:r>
      </w:ins>
      <w:r w:rsidRPr="00BF586E">
        <w:rPr>
          <w:rFonts w:ascii="Calibri" w:hAnsi="Calibri" w:cs="Calibri"/>
          <w:sz w:val="22"/>
          <w:szCs w:val="22"/>
        </w:rPr>
        <w:t xml:space="preserve">within-subject </w:t>
      </w:r>
      <w:del w:id="112" w:author="Simone Bosbach" w:date="2026-05-20T11:19:00Z" w16du:dateUtc="2026-05-20T09:19:00Z">
        <w:r w:rsidRPr="00BF586E" w:rsidDel="00EE3781">
          <w:rPr>
            <w:rFonts w:ascii="Calibri" w:hAnsi="Calibri" w:cs="Calibri"/>
            <w:sz w:val="22"/>
            <w:szCs w:val="22"/>
          </w:rPr>
          <w:delText>conditions</w:delText>
        </w:r>
      </w:del>
      <w:ins w:id="113" w:author="Simone Bosbach" w:date="2026-05-20T11:19:00Z" w16du:dateUtc="2026-05-20T09:19:00Z">
        <w:r w:rsidR="00EE3781">
          <w:rPr>
            <w:rFonts w:ascii="Calibri" w:hAnsi="Calibri" w:cs="Calibri"/>
            <w:sz w:val="22"/>
            <w:szCs w:val="22"/>
          </w:rPr>
          <w:t>experimental paradigm consisteing of two motor control conditions</w:t>
        </w:r>
      </w:ins>
      <w:r w:rsidR="002A0BDE" w:rsidRPr="00BF586E">
        <w:rPr>
          <w:rFonts w:ascii="Calibri" w:hAnsi="Calibri" w:cs="Calibri"/>
          <w:sz w:val="22"/>
          <w:szCs w:val="22"/>
        </w:rPr>
        <w:t xml:space="preserve">: </w:t>
      </w:r>
      <w:ins w:id="114" w:author="Simone Bosbach" w:date="2026-05-20T11:19:00Z" w16du:dateUtc="2026-05-20T09:19:00Z">
        <w:r w:rsidR="00EE3781">
          <w:rPr>
            <w:rFonts w:ascii="Calibri" w:hAnsi="Calibri" w:cs="Calibri"/>
            <w:sz w:val="22"/>
            <w:szCs w:val="22"/>
          </w:rPr>
          <w:t xml:space="preserve"> a </w:t>
        </w:r>
      </w:ins>
      <w:r w:rsidR="002A0BDE" w:rsidRPr="00BF586E">
        <w:rPr>
          <w:rFonts w:ascii="Calibri" w:hAnsi="Calibri" w:cs="Calibri"/>
          <w:sz w:val="22"/>
          <w:szCs w:val="22"/>
        </w:rPr>
        <w:t xml:space="preserve">high motor control and </w:t>
      </w:r>
      <w:ins w:id="115" w:author="Simone Bosbach" w:date="2026-05-20T11:19:00Z" w16du:dateUtc="2026-05-20T09:19:00Z">
        <w:r w:rsidR="00EE3781">
          <w:rPr>
            <w:rFonts w:ascii="Calibri" w:hAnsi="Calibri" w:cs="Calibri"/>
            <w:sz w:val="22"/>
            <w:szCs w:val="22"/>
          </w:rPr>
          <w:t xml:space="preserve">a </w:t>
        </w:r>
      </w:ins>
      <w:r w:rsidR="002A0BDE" w:rsidRPr="00BF586E">
        <w:rPr>
          <w:rFonts w:ascii="Calibri" w:hAnsi="Calibri" w:cs="Calibri"/>
          <w:sz w:val="22"/>
          <w:szCs w:val="22"/>
        </w:rPr>
        <w:t>low motor control</w:t>
      </w:r>
      <w:ins w:id="116" w:author="Simone Bosbach" w:date="2026-05-20T11:19:00Z" w16du:dateUtc="2026-05-20T09:19:00Z">
        <w:r w:rsidR="00EE3781">
          <w:rPr>
            <w:rFonts w:ascii="Calibri" w:hAnsi="Calibri" w:cs="Calibri"/>
            <w:sz w:val="22"/>
            <w:szCs w:val="22"/>
          </w:rPr>
          <w:t xml:space="preserve"> condition </w:t>
        </w:r>
      </w:ins>
      <w:r w:rsidRPr="00BF586E">
        <w:rPr>
          <w:rFonts w:ascii="Calibri" w:hAnsi="Calibri" w:cs="Calibri"/>
          <w:sz w:val="22"/>
          <w:szCs w:val="22"/>
        </w:rPr>
        <w:t>.</w:t>
      </w:r>
      <w:del w:id="117" w:author="Simone Bosbach" w:date="2026-05-20T11:20:00Z" w16du:dateUtc="2026-05-20T09:20:00Z">
        <w:r w:rsidR="002A0BDE" w:rsidRPr="00BF586E" w:rsidDel="007C27C1">
          <w:rPr>
            <w:rFonts w:ascii="Calibri" w:hAnsi="Calibri" w:cs="Calibri"/>
            <w:sz w:val="22"/>
            <w:szCs w:val="22"/>
          </w:rPr>
          <w:delText xml:space="preserve"> </w:delText>
        </w:r>
      </w:del>
    </w:p>
    <w:p w14:paraId="619077AC" w14:textId="77777777" w:rsidR="00EA20CD" w:rsidRDefault="002A0BDE" w:rsidP="00DA429C">
      <w:pPr>
        <w:pStyle w:val="StandardWeb"/>
        <w:rPr>
          <w:ins w:id="118" w:author="Simone Bosbach" w:date="2026-05-20T11:36:00Z" w16du:dateUtc="2026-05-20T09:36:00Z"/>
          <w:rFonts w:ascii="Calibri" w:hAnsi="Calibri" w:cs="Calibri"/>
          <w:sz w:val="22"/>
          <w:szCs w:val="22"/>
        </w:rPr>
      </w:pPr>
      <w:r w:rsidRPr="00BF586E">
        <w:rPr>
          <w:rFonts w:ascii="Calibri" w:hAnsi="Calibri" w:cs="Calibri"/>
          <w:sz w:val="22"/>
          <w:szCs w:val="22"/>
        </w:rPr>
        <w:t xml:space="preserve">The degree of motor control will be </w:t>
      </w:r>
      <w:del w:id="119" w:author="Simone Bosbach" w:date="2026-05-20T11:35:00Z" w16du:dateUtc="2026-05-20T09:35:00Z">
        <w:r w:rsidRPr="00BF586E" w:rsidDel="00B261C6">
          <w:rPr>
            <w:rFonts w:ascii="Calibri" w:hAnsi="Calibri" w:cs="Calibri"/>
            <w:sz w:val="22"/>
            <w:szCs w:val="22"/>
          </w:rPr>
          <w:delText xml:space="preserve">altered </w:delText>
        </w:r>
      </w:del>
      <w:ins w:id="120" w:author="Simone Bosbach" w:date="2026-05-20T11:35:00Z" w16du:dateUtc="2026-05-20T09:35:00Z">
        <w:r w:rsidR="00B261C6">
          <w:rPr>
            <w:rFonts w:ascii="Calibri" w:hAnsi="Calibri" w:cs="Calibri"/>
            <w:sz w:val="22"/>
            <w:szCs w:val="22"/>
          </w:rPr>
          <w:t>manipulated</w:t>
        </w:r>
        <w:r w:rsidR="00B261C6" w:rsidRPr="00BF586E">
          <w:rPr>
            <w:rFonts w:ascii="Calibri" w:hAnsi="Calibri" w:cs="Calibri"/>
            <w:sz w:val="22"/>
            <w:szCs w:val="22"/>
          </w:rPr>
          <w:t xml:space="preserve"> </w:t>
        </w:r>
      </w:ins>
      <w:del w:id="121" w:author="Simone Bosbach" w:date="2026-05-20T11:36:00Z" w16du:dateUtc="2026-05-20T09:36:00Z">
        <w:r w:rsidRPr="00BF586E" w:rsidDel="00C54CC3">
          <w:rPr>
            <w:rFonts w:ascii="Calibri" w:hAnsi="Calibri" w:cs="Calibri"/>
            <w:sz w:val="22"/>
            <w:szCs w:val="22"/>
          </w:rPr>
          <w:delText xml:space="preserve">via </w:delText>
        </w:r>
      </w:del>
      <w:ins w:id="122" w:author="Simone Bosbach" w:date="2026-05-20T11:36:00Z" w16du:dateUtc="2026-05-20T09:36:00Z">
        <w:r w:rsidR="00C54CC3">
          <w:rPr>
            <w:rFonts w:ascii="Calibri" w:hAnsi="Calibri" w:cs="Calibri"/>
            <w:sz w:val="22"/>
            <w:szCs w:val="22"/>
          </w:rPr>
          <w:t xml:space="preserve">by </w:t>
        </w:r>
        <w:r w:rsidR="00C54CC3" w:rsidRPr="00C54CC3">
          <w:rPr>
            <w:rFonts w:ascii="Calibri" w:hAnsi="Calibri" w:cs="Calibri"/>
            <w:sz w:val="22"/>
            <w:szCs w:val="22"/>
          </w:rPr>
          <w:t>varying the proportion of participants’ own cursor movements that determine the movement trajectory of one item presented on screen</w:t>
        </w:r>
      </w:ins>
      <w:del w:id="123" w:author="Simone Bosbach" w:date="2026-05-20T11:36:00Z" w16du:dateUtc="2026-05-20T09:36:00Z">
        <w:r w:rsidRPr="00BF586E" w:rsidDel="00EA20CD">
          <w:rPr>
            <w:rFonts w:ascii="Calibri" w:hAnsi="Calibri" w:cs="Calibri"/>
            <w:sz w:val="22"/>
            <w:szCs w:val="22"/>
          </w:rPr>
          <w:delText>intermixing participants</w:delText>
        </w:r>
        <w:r w:rsidR="003C17B8" w:rsidDel="00EA20CD">
          <w:rPr>
            <w:rFonts w:ascii="Calibri" w:hAnsi="Calibri" w:cs="Calibri"/>
            <w:sz w:val="22"/>
            <w:szCs w:val="22"/>
          </w:rPr>
          <w:delText>’</w:delText>
        </w:r>
        <w:r w:rsidRPr="00BF586E" w:rsidDel="00EA20CD">
          <w:rPr>
            <w:rFonts w:ascii="Calibri" w:hAnsi="Calibri" w:cs="Calibri"/>
            <w:sz w:val="22"/>
            <w:szCs w:val="22"/>
          </w:rPr>
          <w:delText xml:space="preserve"> self-motion (of the cursor) with pre-recorded cursor trajectories. The proportion of self-motion is what determines </w:delText>
        </w:r>
        <w:r w:rsidR="00B24738" w:rsidRPr="00BF586E" w:rsidDel="00EA20CD">
          <w:rPr>
            <w:rFonts w:ascii="Calibri" w:hAnsi="Calibri" w:cs="Calibri"/>
            <w:sz w:val="22"/>
            <w:szCs w:val="22"/>
          </w:rPr>
          <w:delText>the degree of control over the cursor, where</w:delText>
        </w:r>
      </w:del>
    </w:p>
    <w:p w14:paraId="7727853B" w14:textId="19217E2D" w:rsidR="00DA429C" w:rsidRPr="00DA429C" w:rsidRDefault="00B24738" w:rsidP="00DA429C">
      <w:pPr>
        <w:pStyle w:val="StandardWeb"/>
        <w:rPr>
          <w:ins w:id="124" w:author="Simone Bosbach" w:date="2026-05-20T11:34:00Z" w16du:dateUtc="2026-05-20T09:34:00Z"/>
          <w:rFonts w:ascii="Calibri" w:hAnsi="Calibri" w:cs="Calibri"/>
          <w:sz w:val="22"/>
          <w:szCs w:val="22"/>
        </w:rPr>
      </w:pPr>
      <w:del w:id="125" w:author="Simone Bosbach" w:date="2026-05-20T11:36:00Z" w16du:dateUtc="2026-05-20T09:36:00Z">
        <w:r w:rsidRPr="00BF586E" w:rsidDel="00EA20CD">
          <w:rPr>
            <w:rFonts w:ascii="Calibri" w:hAnsi="Calibri" w:cs="Calibri"/>
            <w:sz w:val="22"/>
            <w:szCs w:val="22"/>
          </w:rPr>
          <w:delText xml:space="preserve"> </w:delText>
        </w:r>
      </w:del>
      <w:del w:id="126" w:author="Simone Bosbach" w:date="2026-05-20T11:20:00Z" w16du:dateUtc="2026-05-20T09:20:00Z">
        <w:r w:rsidRPr="00BF586E" w:rsidDel="00277E98">
          <w:rPr>
            <w:rFonts w:ascii="Calibri" w:hAnsi="Calibri" w:cs="Calibri"/>
            <w:sz w:val="22"/>
            <w:szCs w:val="22"/>
          </w:rPr>
          <w:delText>higher proportion of self-motion entails higher control over item</w:delText>
        </w:r>
        <w:r w:rsidR="005C0258" w:rsidRPr="00BF586E" w:rsidDel="00277E98">
          <w:rPr>
            <w:rFonts w:ascii="Calibri" w:hAnsi="Calibri" w:cs="Calibri"/>
            <w:sz w:val="22"/>
            <w:szCs w:val="22"/>
          </w:rPr>
          <w:delText>, and vice-versa</w:delText>
        </w:r>
      </w:del>
      <w:del w:id="127" w:author="Simone Bosbach" w:date="2026-05-20T11:36:00Z" w16du:dateUtc="2026-05-20T09:36:00Z">
        <w:r w:rsidRPr="00BF586E" w:rsidDel="00EA20CD">
          <w:rPr>
            <w:rFonts w:ascii="Calibri" w:hAnsi="Calibri" w:cs="Calibri"/>
            <w:sz w:val="22"/>
            <w:szCs w:val="22"/>
          </w:rPr>
          <w:delText>.</w:delText>
        </w:r>
      </w:del>
      <w:ins w:id="128" w:author="Simone Bosbach" w:date="2026-05-20T11:34:00Z" w16du:dateUtc="2026-05-20T09:34:00Z">
        <w:r w:rsidR="00DA429C">
          <w:rPr>
            <w:rFonts w:ascii="Calibri" w:hAnsi="Calibri" w:cs="Calibri"/>
            <w:sz w:val="22"/>
            <w:szCs w:val="22"/>
          </w:rPr>
          <w:t xml:space="preserve"> </w:t>
        </w:r>
      </w:ins>
      <w:del w:id="129" w:author="Simone Bosbach" w:date="2026-05-20T11:34:00Z" w16du:dateUtc="2026-05-20T09:34:00Z">
        <w:r w:rsidR="005C0258" w:rsidRPr="00BF586E" w:rsidDel="00DA429C">
          <w:rPr>
            <w:rFonts w:ascii="Calibri" w:hAnsi="Calibri" w:cs="Calibri"/>
            <w:sz w:val="22"/>
            <w:szCs w:val="22"/>
          </w:rPr>
          <w:delText xml:space="preserve"> </w:delText>
        </w:r>
      </w:del>
      <w:ins w:id="130" w:author="Simone Bosbach" w:date="2026-05-20T11:34:00Z" w16du:dateUtc="2026-05-20T09:34:00Z">
        <w:r w:rsidR="00DA429C" w:rsidRPr="00DA429C">
          <w:rPr>
            <w:rFonts w:ascii="Calibri" w:hAnsi="Calibri" w:cs="Calibri"/>
            <w:sz w:val="22"/>
            <w:szCs w:val="22"/>
          </w:rPr>
          <w:t>During each trial, two items will appear simultaneously. One item will be partially controlled by participants’ cursor movements, whereas the other item will move independently of participants’ actions. The movement of the controlled item will be generated by combining participants’ real-time cursor movements with pre-recorded cursor trajectories. The relative contribution of participants’ self-generated movement determines the degree of motor control experienced during the trial.</w:t>
        </w:r>
      </w:ins>
      <w:ins w:id="131" w:author="Simone Bosbach" w:date="2026-05-20T11:37:00Z" w16du:dateUtc="2026-05-20T09:37:00Z">
        <w:r w:rsidR="0091608A">
          <w:rPr>
            <w:rFonts w:ascii="Calibri" w:hAnsi="Calibri" w:cs="Calibri"/>
            <w:sz w:val="22"/>
            <w:szCs w:val="22"/>
          </w:rPr>
          <w:t xml:space="preserve"> </w:t>
        </w:r>
      </w:ins>
      <w:ins w:id="132" w:author="Simone Bosbach" w:date="2026-05-20T11:34:00Z" w16du:dateUtc="2026-05-20T09:34:00Z">
        <w:r w:rsidR="00DA429C" w:rsidRPr="00DA429C">
          <w:rPr>
            <w:rFonts w:ascii="Calibri" w:hAnsi="Calibri" w:cs="Calibri"/>
            <w:sz w:val="22"/>
            <w:szCs w:val="22"/>
          </w:rPr>
          <w:t>Higher proportions of self-generated movement produce stronger sensorimotor contingency and therefore higher motor control, whereas lower proportions produce weaker sensorimotor contingency and lower motor control. As motor control increases, participants are expected to more accurately identify which item they control and to report stronger subjective experiences of agency.</w:t>
        </w:r>
      </w:ins>
    </w:p>
    <w:p w14:paraId="262867AF" w14:textId="77777777" w:rsidR="00DA429C" w:rsidRPr="00DA429C" w:rsidRDefault="00DA429C" w:rsidP="00DA429C">
      <w:pPr>
        <w:pStyle w:val="StandardWeb"/>
        <w:rPr>
          <w:ins w:id="133" w:author="Simone Bosbach" w:date="2026-05-20T11:34:00Z" w16du:dateUtc="2026-05-20T09:34:00Z"/>
          <w:rFonts w:ascii="Calibri" w:hAnsi="Calibri" w:cs="Calibri"/>
          <w:sz w:val="22"/>
          <w:szCs w:val="22"/>
        </w:rPr>
      </w:pPr>
      <w:ins w:id="134" w:author="Simone Bosbach" w:date="2026-05-20T11:34:00Z" w16du:dateUtc="2026-05-20T09:34:00Z">
        <w:r w:rsidRPr="00DA429C">
          <w:rPr>
            <w:rFonts w:ascii="Calibri" w:hAnsi="Calibri" w:cs="Calibri"/>
            <w:sz w:val="22"/>
            <w:szCs w:val="22"/>
          </w:rPr>
          <w:t>To account for individual differences in sensorimotor sensitivity, participants will complete a calibration phase prior to the main experiment. Calibration will use a QUEST+ adaptive staircase procedure to estimate, for each participant individually, the proportion of self-motion required to achieve target levels of control detection performance.</w:t>
        </w:r>
      </w:ins>
    </w:p>
    <w:p w14:paraId="6740A18D" w14:textId="77777777" w:rsidR="00DA429C" w:rsidRPr="00DA429C" w:rsidRDefault="00DA429C" w:rsidP="00DA429C">
      <w:pPr>
        <w:pStyle w:val="StandardWeb"/>
        <w:rPr>
          <w:ins w:id="135" w:author="Simone Bosbach" w:date="2026-05-20T11:34:00Z" w16du:dateUtc="2026-05-20T09:34:00Z"/>
          <w:rFonts w:ascii="Calibri" w:hAnsi="Calibri" w:cs="Calibri"/>
          <w:sz w:val="22"/>
          <w:szCs w:val="22"/>
        </w:rPr>
      </w:pPr>
      <w:ins w:id="136" w:author="Simone Bosbach" w:date="2026-05-20T11:34:00Z" w16du:dateUtc="2026-05-20T09:34:00Z">
        <w:r w:rsidRPr="00DA429C">
          <w:rPr>
            <w:rFonts w:ascii="Calibri" w:hAnsi="Calibri" w:cs="Calibri"/>
            <w:sz w:val="22"/>
            <w:szCs w:val="22"/>
          </w:rPr>
          <w:t>The two experimental conditions are defined as follows:</w:t>
        </w:r>
      </w:ins>
    </w:p>
    <w:p w14:paraId="4669BF96" w14:textId="433D9053" w:rsidR="005C0258" w:rsidRPr="00BF586E" w:rsidDel="004C5655" w:rsidRDefault="005143D1" w:rsidP="005C0258">
      <w:pPr>
        <w:pStyle w:val="StandardWeb"/>
        <w:rPr>
          <w:del w:id="137" w:author="Simone Bosbach" w:date="2026-05-20T11:38:00Z" w16du:dateUtc="2026-05-20T09:38:00Z"/>
          <w:rFonts w:ascii="Calibri" w:hAnsi="Calibri" w:cs="Calibri"/>
          <w:sz w:val="22"/>
          <w:szCs w:val="22"/>
        </w:rPr>
      </w:pPr>
      <w:del w:id="138" w:author="Simone Bosbach" w:date="2026-05-20T11:38:00Z" w16du:dateUtc="2026-05-20T09:38:00Z">
        <w:r w:rsidRPr="00BF586E" w:rsidDel="004C5655">
          <w:rPr>
            <w:rFonts w:ascii="Calibri" w:hAnsi="Calibri" w:cs="Calibri"/>
            <w:sz w:val="22"/>
            <w:szCs w:val="22"/>
          </w:rPr>
          <w:delText xml:space="preserve">As </w:delText>
        </w:r>
        <w:r w:rsidR="005C0258" w:rsidRPr="00BF586E" w:rsidDel="004C5655">
          <w:rPr>
            <w:rFonts w:ascii="Calibri" w:hAnsi="Calibri" w:cs="Calibri"/>
            <w:sz w:val="22"/>
            <w:szCs w:val="22"/>
          </w:rPr>
          <w:delText xml:space="preserve">motor </w:delText>
        </w:r>
        <w:r w:rsidRPr="00BF586E" w:rsidDel="004C5655">
          <w:rPr>
            <w:rFonts w:ascii="Calibri" w:hAnsi="Calibri" w:cs="Calibri"/>
            <w:sz w:val="22"/>
            <w:szCs w:val="22"/>
          </w:rPr>
          <w:delText xml:space="preserve">control increases, </w:delText>
        </w:r>
        <w:r w:rsidR="005C0258" w:rsidRPr="00BF586E" w:rsidDel="004C5655">
          <w:rPr>
            <w:rFonts w:ascii="Calibri" w:hAnsi="Calibri" w:cs="Calibri"/>
            <w:sz w:val="22"/>
            <w:szCs w:val="22"/>
          </w:rPr>
          <w:delText>it’s easier for participants to detect which of the two items on the screen is the one they control</w:delText>
        </w:r>
        <w:r w:rsidRPr="00BF586E" w:rsidDel="004C5655">
          <w:rPr>
            <w:rFonts w:ascii="Calibri" w:hAnsi="Calibri" w:cs="Calibri"/>
            <w:sz w:val="22"/>
            <w:szCs w:val="22"/>
          </w:rPr>
          <w:delText xml:space="preserve">. In return, by aiming for </w:delText>
        </w:r>
        <w:r w:rsidR="005C0258" w:rsidRPr="00BF586E" w:rsidDel="004C5655">
          <w:rPr>
            <w:rFonts w:ascii="Calibri" w:hAnsi="Calibri" w:cs="Calibri"/>
            <w:sz w:val="22"/>
            <w:szCs w:val="22"/>
          </w:rPr>
          <w:delText xml:space="preserve">each participant to reach </w:delText>
        </w:r>
        <w:r w:rsidRPr="00BF586E" w:rsidDel="004C5655">
          <w:rPr>
            <w:rFonts w:ascii="Calibri" w:hAnsi="Calibri" w:cs="Calibri"/>
            <w:sz w:val="22"/>
            <w:szCs w:val="22"/>
          </w:rPr>
          <w:delText>a certain detection accuracy in</w:delText>
        </w:r>
        <w:r w:rsidR="005C0258" w:rsidRPr="00BF586E" w:rsidDel="004C5655">
          <w:rPr>
            <w:rFonts w:ascii="Calibri" w:hAnsi="Calibri" w:cs="Calibri"/>
            <w:sz w:val="22"/>
            <w:szCs w:val="22"/>
          </w:rPr>
          <w:delText xml:space="preserve"> the control detection task for</w:delText>
        </w:r>
        <w:r w:rsidRPr="00BF586E" w:rsidDel="004C5655">
          <w:rPr>
            <w:rFonts w:ascii="Calibri" w:hAnsi="Calibri" w:cs="Calibri"/>
            <w:sz w:val="22"/>
            <w:szCs w:val="22"/>
          </w:rPr>
          <w:delText xml:space="preserve"> each </w:delText>
        </w:r>
        <w:r w:rsidR="005C0258" w:rsidRPr="00BF586E" w:rsidDel="004C5655">
          <w:rPr>
            <w:rFonts w:ascii="Calibri" w:hAnsi="Calibri" w:cs="Calibri"/>
            <w:sz w:val="22"/>
            <w:szCs w:val="22"/>
          </w:rPr>
          <w:delText xml:space="preserve">of the two </w:delText>
        </w:r>
        <w:r w:rsidRPr="00BF586E" w:rsidDel="004C5655">
          <w:rPr>
            <w:rFonts w:ascii="Calibri" w:hAnsi="Calibri" w:cs="Calibri"/>
            <w:sz w:val="22"/>
            <w:szCs w:val="22"/>
          </w:rPr>
          <w:delText>condition</w:delText>
        </w:r>
        <w:r w:rsidR="005C0258" w:rsidRPr="00BF586E" w:rsidDel="004C5655">
          <w:rPr>
            <w:rFonts w:ascii="Calibri" w:hAnsi="Calibri" w:cs="Calibri"/>
            <w:sz w:val="22"/>
            <w:szCs w:val="22"/>
          </w:rPr>
          <w:delText>s</w:delText>
        </w:r>
        <w:r w:rsidRPr="00BF586E" w:rsidDel="004C5655">
          <w:rPr>
            <w:rFonts w:ascii="Calibri" w:hAnsi="Calibri" w:cs="Calibri"/>
            <w:sz w:val="22"/>
            <w:szCs w:val="22"/>
          </w:rPr>
          <w:delText xml:space="preserve">, we can create conditions that are similarly difficult across participants. </w:delText>
        </w:r>
        <w:r w:rsidR="005C0258" w:rsidRPr="00BF586E" w:rsidDel="004C5655">
          <w:rPr>
            <w:rFonts w:ascii="Calibri" w:hAnsi="Calibri" w:cs="Calibri"/>
            <w:sz w:val="22"/>
            <w:szCs w:val="22"/>
          </w:rPr>
          <w:delText>W</w:delText>
        </w:r>
        <w:r w:rsidRPr="00BF586E" w:rsidDel="004C5655">
          <w:rPr>
            <w:rFonts w:ascii="Calibri" w:hAnsi="Calibri" w:cs="Calibri"/>
            <w:sz w:val="22"/>
            <w:szCs w:val="22"/>
          </w:rPr>
          <w:delText>e created two</w:delText>
        </w:r>
        <w:r w:rsidR="005C0258" w:rsidRPr="00BF586E" w:rsidDel="004C5655">
          <w:rPr>
            <w:rFonts w:ascii="Calibri" w:hAnsi="Calibri" w:cs="Calibri"/>
            <w:sz w:val="22"/>
            <w:szCs w:val="22"/>
          </w:rPr>
          <w:delText xml:space="preserve"> such</w:delText>
        </w:r>
        <w:r w:rsidRPr="00BF586E" w:rsidDel="004C5655">
          <w:rPr>
            <w:rFonts w:ascii="Calibri" w:hAnsi="Calibri" w:cs="Calibri"/>
            <w:sz w:val="22"/>
            <w:szCs w:val="22"/>
          </w:rPr>
          <w:delText xml:space="preserve"> conditions: </w:delText>
        </w:r>
      </w:del>
    </w:p>
    <w:p w14:paraId="053FE821" w14:textId="3CA0A22A" w:rsidR="005C0258" w:rsidRPr="00BF586E" w:rsidRDefault="00DE4C66" w:rsidP="005C0258">
      <w:pPr>
        <w:pStyle w:val="StandardWeb"/>
        <w:ind w:left="360"/>
        <w:rPr>
          <w:rStyle w:val="citation-277"/>
          <w:rFonts w:ascii="Calibri" w:eastAsiaTheme="majorEastAsia" w:hAnsi="Calibri" w:cs="Calibri"/>
          <w:sz w:val="22"/>
          <w:szCs w:val="22"/>
        </w:rPr>
      </w:pPr>
      <w:r w:rsidRPr="00BF586E">
        <w:rPr>
          <w:rStyle w:val="citation-277"/>
          <w:rFonts w:ascii="Calibri" w:eastAsiaTheme="majorEastAsia" w:hAnsi="Calibri" w:cs="Calibri"/>
          <w:b/>
          <w:bCs/>
          <w:sz w:val="22"/>
          <w:szCs w:val="22"/>
        </w:rPr>
        <w:t xml:space="preserve">High </w:t>
      </w:r>
      <w:r w:rsidR="005143D1" w:rsidRPr="00BF586E">
        <w:rPr>
          <w:rStyle w:val="citation-277"/>
          <w:rFonts w:ascii="Calibri" w:eastAsiaTheme="majorEastAsia" w:hAnsi="Calibri" w:cs="Calibri"/>
          <w:b/>
          <w:bCs/>
          <w:sz w:val="22"/>
          <w:szCs w:val="22"/>
        </w:rPr>
        <w:t xml:space="preserve">Motor </w:t>
      </w:r>
      <w:r w:rsidRPr="00BF586E">
        <w:rPr>
          <w:rStyle w:val="citation-277"/>
          <w:rFonts w:ascii="Calibri" w:eastAsiaTheme="majorEastAsia" w:hAnsi="Calibri" w:cs="Calibri"/>
          <w:b/>
          <w:bCs/>
          <w:sz w:val="22"/>
          <w:szCs w:val="22"/>
        </w:rPr>
        <w:t>Control:</w:t>
      </w:r>
      <w:r w:rsidRPr="00BF586E">
        <w:rPr>
          <w:rStyle w:val="citation-277"/>
          <w:rFonts w:ascii="Calibri" w:eastAsiaTheme="majorEastAsia" w:hAnsi="Calibri" w:cs="Calibri"/>
          <w:sz w:val="22"/>
          <w:szCs w:val="22"/>
        </w:rPr>
        <w:t xml:space="preserve"> </w:t>
      </w:r>
      <w:r w:rsidR="00287915" w:rsidRPr="00BF586E">
        <w:rPr>
          <w:rFonts w:ascii="Calibri" w:eastAsiaTheme="majorEastAsia" w:hAnsi="Calibri" w:cs="Calibri"/>
          <w:sz w:val="22"/>
          <w:szCs w:val="22"/>
          <w:lang w:val="en-GB"/>
        </w:rPr>
        <w:t>~</w:t>
      </w:r>
      <w:r w:rsidR="005143D1" w:rsidRPr="00BF586E">
        <w:rPr>
          <w:rStyle w:val="citation-277"/>
          <w:rFonts w:ascii="Calibri" w:eastAsiaTheme="majorEastAsia" w:hAnsi="Calibri" w:cs="Calibri"/>
          <w:sz w:val="22"/>
          <w:szCs w:val="22"/>
        </w:rPr>
        <w:t>75% detection accuracy, achieved via a higher self-motion proportio</w:t>
      </w:r>
      <w:r w:rsidR="005C0258" w:rsidRPr="00BF586E">
        <w:rPr>
          <w:rStyle w:val="citation-277"/>
          <w:rFonts w:ascii="Calibri" w:eastAsiaTheme="majorEastAsia" w:hAnsi="Calibri" w:cs="Calibri"/>
          <w:sz w:val="22"/>
          <w:szCs w:val="22"/>
        </w:rPr>
        <w:t>n during cursor movement, and,</w:t>
      </w:r>
    </w:p>
    <w:p w14:paraId="4D7F8FA0" w14:textId="05F4C4CF" w:rsidR="005C0258" w:rsidRDefault="005C0258" w:rsidP="005C0258">
      <w:pPr>
        <w:pStyle w:val="StandardWeb"/>
        <w:ind w:left="360"/>
        <w:rPr>
          <w:ins w:id="139" w:author="Simone Bosbach" w:date="2026-05-20T11:38:00Z" w16du:dateUtc="2026-05-20T09:38:00Z"/>
          <w:rStyle w:val="citation-276"/>
          <w:rFonts w:ascii="Calibri" w:eastAsiaTheme="majorEastAsia" w:hAnsi="Calibri" w:cs="Calibri"/>
          <w:sz w:val="22"/>
          <w:szCs w:val="22"/>
        </w:rPr>
      </w:pPr>
      <w:r w:rsidRPr="00BF586E">
        <w:rPr>
          <w:rStyle w:val="citation-276"/>
          <w:rFonts w:ascii="Calibri" w:eastAsiaTheme="majorEastAsia" w:hAnsi="Calibri" w:cs="Calibri"/>
          <w:b/>
          <w:bCs/>
          <w:sz w:val="22"/>
          <w:szCs w:val="22"/>
        </w:rPr>
        <w:t xml:space="preserve">Low </w:t>
      </w:r>
      <w:r w:rsidR="005143D1" w:rsidRPr="00BF586E">
        <w:rPr>
          <w:rStyle w:val="citation-276"/>
          <w:rFonts w:ascii="Calibri" w:eastAsiaTheme="majorEastAsia" w:hAnsi="Calibri" w:cs="Calibri"/>
          <w:b/>
          <w:bCs/>
          <w:sz w:val="22"/>
          <w:szCs w:val="22"/>
        </w:rPr>
        <w:t xml:space="preserve">Motor </w:t>
      </w:r>
      <w:r w:rsidR="00DE4C66" w:rsidRPr="00BF586E">
        <w:rPr>
          <w:rStyle w:val="citation-276"/>
          <w:rFonts w:ascii="Calibri" w:eastAsiaTheme="majorEastAsia" w:hAnsi="Calibri" w:cs="Calibri"/>
          <w:b/>
          <w:bCs/>
          <w:sz w:val="22"/>
          <w:szCs w:val="22"/>
        </w:rPr>
        <w:t>Control:</w:t>
      </w:r>
      <w:r w:rsidR="00DE4C66" w:rsidRPr="00BF586E">
        <w:rPr>
          <w:rStyle w:val="citation-276"/>
          <w:rFonts w:ascii="Calibri" w:eastAsiaTheme="majorEastAsia" w:hAnsi="Calibri" w:cs="Calibri"/>
          <w:sz w:val="22"/>
          <w:szCs w:val="22"/>
        </w:rPr>
        <w:t xml:space="preserve"> </w:t>
      </w:r>
      <w:r w:rsidR="00287915" w:rsidRPr="00BF586E">
        <w:rPr>
          <w:rFonts w:ascii="Calibri" w:eastAsiaTheme="majorEastAsia" w:hAnsi="Calibri" w:cs="Calibri"/>
          <w:sz w:val="22"/>
          <w:szCs w:val="22"/>
          <w:lang w:val="en-GB"/>
        </w:rPr>
        <w:t>~</w:t>
      </w:r>
      <w:r w:rsidR="005143D1" w:rsidRPr="00BF586E">
        <w:rPr>
          <w:rStyle w:val="citation-276"/>
          <w:rFonts w:ascii="Calibri" w:eastAsiaTheme="majorEastAsia" w:hAnsi="Calibri" w:cs="Calibri"/>
          <w:sz w:val="22"/>
          <w:szCs w:val="22"/>
        </w:rPr>
        <w:t>55% detection accuracy, achieved via a lower self-motion proportion</w:t>
      </w:r>
      <w:r w:rsidRPr="00BF586E">
        <w:rPr>
          <w:rStyle w:val="citation-276"/>
          <w:rFonts w:ascii="Calibri" w:eastAsiaTheme="majorEastAsia" w:hAnsi="Calibri" w:cs="Calibri"/>
          <w:sz w:val="22"/>
          <w:szCs w:val="22"/>
        </w:rPr>
        <w:t xml:space="preserve"> during cursor movement.</w:t>
      </w:r>
    </w:p>
    <w:p w14:paraId="627E72C8" w14:textId="4A87D44E" w:rsidR="002F7015" w:rsidRDefault="004C5655" w:rsidP="004C5655">
      <w:pPr>
        <w:pStyle w:val="StandardWeb"/>
        <w:rPr>
          <w:ins w:id="140" w:author="Simone Bosbach" w:date="2026-05-20T11:41:00Z" w16du:dateUtc="2026-05-20T09:41:00Z"/>
          <w:rFonts w:ascii="Calibri" w:hAnsi="Calibri" w:cs="Calibri"/>
          <w:sz w:val="22"/>
          <w:szCs w:val="22"/>
        </w:rPr>
      </w:pPr>
      <w:ins w:id="141" w:author="Simone Bosbach" w:date="2026-05-20T11:38:00Z" w16du:dateUtc="2026-05-20T09:38:00Z">
        <w:r w:rsidRPr="00DA429C">
          <w:rPr>
            <w:rFonts w:ascii="Calibri" w:hAnsi="Calibri" w:cs="Calibri"/>
            <w:sz w:val="22"/>
            <w:szCs w:val="22"/>
          </w:rPr>
          <w:lastRenderedPageBreak/>
          <w:t>The QUEST+ procedure will independently estimate the self-motion proportion corresponding to each target performance level for each participant. This individualized calibration procedure is intended to reduce between-participant variability in task difficulty while maintaining experimentally distinct levels of motor control.</w:t>
        </w:r>
      </w:ins>
      <w:ins w:id="142" w:author="Simone Bosbach" w:date="2026-05-20T11:41:00Z" w16du:dateUtc="2026-05-20T09:41:00Z">
        <w:r w:rsidR="002F7015">
          <w:rPr>
            <w:rFonts w:ascii="Calibri" w:hAnsi="Calibri" w:cs="Calibri"/>
            <w:sz w:val="22"/>
            <w:szCs w:val="22"/>
          </w:rPr>
          <w:t xml:space="preserve"> </w:t>
        </w:r>
      </w:ins>
      <w:ins w:id="143" w:author="Simone Bosbach" w:date="2026-05-20T11:38:00Z" w16du:dateUtc="2026-05-20T09:38:00Z">
        <w:r w:rsidRPr="00DA429C">
          <w:rPr>
            <w:rFonts w:ascii="Calibri" w:hAnsi="Calibri" w:cs="Calibri"/>
            <w:sz w:val="22"/>
            <w:szCs w:val="22"/>
          </w:rPr>
          <w:t xml:space="preserve">Both motor control conditions will be presented within-subject and intermixed throughout the experiment. </w:t>
        </w:r>
      </w:ins>
    </w:p>
    <w:p w14:paraId="4142BE3F" w14:textId="53F88DD7" w:rsidR="004C5655" w:rsidRPr="00BF586E" w:rsidDel="002F7015" w:rsidRDefault="004C5655" w:rsidP="005C0258">
      <w:pPr>
        <w:pStyle w:val="StandardWeb"/>
        <w:ind w:left="360"/>
        <w:rPr>
          <w:del w:id="144" w:author="Simone Bosbach" w:date="2026-05-20T11:41:00Z" w16du:dateUtc="2026-05-20T09:41:00Z"/>
          <w:rStyle w:val="citation-276"/>
          <w:rFonts w:ascii="Calibri" w:eastAsiaTheme="majorEastAsia" w:hAnsi="Calibri" w:cs="Calibri"/>
          <w:sz w:val="22"/>
          <w:szCs w:val="22"/>
        </w:rPr>
      </w:pPr>
    </w:p>
    <w:p w14:paraId="373D07CF" w14:textId="0DFDD5C1" w:rsidR="00287915" w:rsidRPr="00BF586E" w:rsidDel="002F7015" w:rsidRDefault="005C0258" w:rsidP="00287915">
      <w:pPr>
        <w:pStyle w:val="StandardWeb"/>
        <w:rPr>
          <w:del w:id="145" w:author="Simone Bosbach" w:date="2026-05-20T11:41:00Z" w16du:dateUtc="2026-05-20T09:41:00Z"/>
          <w:rFonts w:ascii="Calibri" w:eastAsiaTheme="majorEastAsia" w:hAnsi="Calibri" w:cs="Calibri"/>
          <w:sz w:val="22"/>
          <w:szCs w:val="22"/>
        </w:rPr>
      </w:pPr>
      <w:del w:id="146" w:author="Simone Bosbach" w:date="2026-05-20T11:41:00Z" w16du:dateUtc="2026-05-20T09:41:00Z">
        <w:r w:rsidRPr="00BF586E" w:rsidDel="002F7015">
          <w:rPr>
            <w:rStyle w:val="citation-276"/>
            <w:rFonts w:ascii="Calibri" w:eastAsiaTheme="majorEastAsia" w:hAnsi="Calibri" w:cs="Calibri"/>
            <w:sz w:val="22"/>
            <w:szCs w:val="22"/>
          </w:rPr>
          <w:delText xml:space="preserve">Since each participant has distinct sensorimotor </w:delText>
        </w:r>
        <w:r w:rsidR="00287915" w:rsidRPr="00BF586E" w:rsidDel="002F7015">
          <w:rPr>
            <w:rStyle w:val="citation-276"/>
            <w:rFonts w:ascii="Calibri" w:eastAsiaTheme="majorEastAsia" w:hAnsi="Calibri" w:cs="Calibri"/>
            <w:sz w:val="22"/>
            <w:szCs w:val="22"/>
          </w:rPr>
          <w:delText xml:space="preserve">capabilities, the proportion of self-motion during cursor movement that would lead to the same detection accuracy is different for each specific participant. Accordingly, we will include a calibration phase before the main experiment that uses a </w:delText>
        </w:r>
        <w:r w:rsidR="005143D1" w:rsidRPr="00BF586E" w:rsidDel="002F7015">
          <w:rPr>
            <w:rStyle w:val="citation-278"/>
            <w:rFonts w:ascii="Calibri" w:eastAsiaTheme="majorEastAsia" w:hAnsi="Calibri" w:cs="Calibri"/>
            <w:sz w:val="22"/>
            <w:szCs w:val="22"/>
          </w:rPr>
          <w:delText>Quest Plus staircase</w:delText>
        </w:r>
        <w:r w:rsidR="00287915" w:rsidRPr="00BF586E" w:rsidDel="002F7015">
          <w:rPr>
            <w:rStyle w:val="citation-278"/>
            <w:rFonts w:ascii="Calibri" w:eastAsiaTheme="majorEastAsia" w:hAnsi="Calibri" w:cs="Calibri"/>
            <w:sz w:val="22"/>
            <w:szCs w:val="22"/>
          </w:rPr>
          <w:delText xml:space="preserve"> to determine the necessary self-motion proportion for each condition for each participant that yields to </w:delText>
        </w:r>
        <w:r w:rsidR="00287915" w:rsidRPr="00BF586E" w:rsidDel="002F7015">
          <w:rPr>
            <w:rFonts w:ascii="Calibri" w:eastAsiaTheme="majorEastAsia" w:hAnsi="Calibri" w:cs="Calibri"/>
            <w:sz w:val="22"/>
            <w:szCs w:val="22"/>
            <w:lang w:val="en-GB"/>
          </w:rPr>
          <w:delText>~75% detection accuracy for the high-control condition, and ~55% control for the low control condition</w:delText>
        </w:r>
        <w:r w:rsidR="005143D1" w:rsidRPr="00BF586E" w:rsidDel="002F7015">
          <w:rPr>
            <w:rFonts w:ascii="Calibri" w:hAnsi="Calibri" w:cs="Calibri"/>
            <w:sz w:val="22"/>
            <w:szCs w:val="22"/>
          </w:rPr>
          <w:delText xml:space="preserve">. </w:delText>
        </w:r>
      </w:del>
    </w:p>
    <w:p w14:paraId="108F375D" w14:textId="367F8B8F" w:rsidR="007E71FD" w:rsidRPr="00EF069F" w:rsidRDefault="00287915" w:rsidP="00287915">
      <w:pPr>
        <w:pStyle w:val="StandardWeb"/>
        <w:rPr>
          <w:rFonts w:ascii="Calibri" w:hAnsi="Calibri" w:cs="Calibri"/>
          <w:sz w:val="22"/>
          <w:szCs w:val="22"/>
          <w:lang w:val="en-GB"/>
        </w:rPr>
      </w:pPr>
      <w:r w:rsidRPr="00EF069F">
        <w:rPr>
          <w:rFonts w:ascii="Calibri" w:hAnsi="Calibri" w:cs="Calibri"/>
          <w:b/>
          <w:bCs/>
          <w:sz w:val="22"/>
          <w:szCs w:val="22"/>
          <w:lang w:val="en-GB"/>
        </w:rPr>
        <w:t xml:space="preserve">5) </w:t>
      </w:r>
      <w:r w:rsidR="0005641F" w:rsidRPr="00EF069F">
        <w:rPr>
          <w:rFonts w:ascii="Calibri" w:hAnsi="Calibri" w:cs="Calibri"/>
          <w:b/>
          <w:bCs/>
          <w:sz w:val="22"/>
          <w:szCs w:val="22"/>
          <w:lang w:val="en-GB"/>
        </w:rPr>
        <w:t>Analyses</w:t>
      </w:r>
      <w:r w:rsidR="0005641F" w:rsidRPr="00EF069F">
        <w:rPr>
          <w:rFonts w:ascii="Calibri" w:hAnsi="Calibri" w:cs="Calibri"/>
          <w:sz w:val="22"/>
          <w:szCs w:val="22"/>
          <w:lang w:val="en-GB"/>
        </w:rPr>
        <w:t> </w:t>
      </w:r>
    </w:p>
    <w:p w14:paraId="4BC1B99B" w14:textId="77777777" w:rsidR="003770FB" w:rsidRPr="003770FB" w:rsidRDefault="003770FB" w:rsidP="003770FB">
      <w:pPr>
        <w:pStyle w:val="StandardWeb"/>
        <w:rPr>
          <w:ins w:id="147" w:author="Simone Bosbach" w:date="2026-05-20T11:47:00Z" w16du:dateUtc="2026-05-20T09:47:00Z"/>
          <w:rFonts w:ascii="Calibri" w:hAnsi="Calibri" w:cs="Calibri"/>
          <w:sz w:val="22"/>
          <w:szCs w:val="22"/>
          <w:lang w:val="en-GB"/>
          <w:rPrChange w:id="148" w:author="Simone Bosbach" w:date="2026-05-20T11:48:00Z" w16du:dateUtc="2026-05-20T09:48:00Z">
            <w:rPr>
              <w:ins w:id="149" w:author="Simone Bosbach" w:date="2026-05-20T11:47:00Z" w16du:dateUtc="2026-05-20T09:47:00Z"/>
              <w:rFonts w:ascii="Calibri" w:hAnsi="Calibri" w:cs="Calibri"/>
              <w:i/>
              <w:iCs/>
              <w:sz w:val="22"/>
              <w:szCs w:val="22"/>
              <w:lang w:val="en-GB"/>
            </w:rPr>
          </w:rPrChange>
        </w:rPr>
      </w:pPr>
      <w:ins w:id="150" w:author="Simone Bosbach" w:date="2026-05-20T11:47:00Z" w16du:dateUtc="2026-05-20T09:47:00Z">
        <w:r w:rsidRPr="003770FB">
          <w:rPr>
            <w:rFonts w:ascii="Calibri" w:hAnsi="Calibri" w:cs="Calibri"/>
            <w:sz w:val="22"/>
            <w:szCs w:val="22"/>
            <w:lang w:val="en-GB"/>
            <w:rPrChange w:id="151" w:author="Simone Bosbach" w:date="2026-05-20T11:48:00Z" w16du:dateUtc="2026-05-20T09:48:00Z">
              <w:rPr>
                <w:rFonts w:ascii="Calibri" w:hAnsi="Calibri" w:cs="Calibri"/>
                <w:i/>
                <w:iCs/>
                <w:sz w:val="22"/>
                <w:szCs w:val="22"/>
                <w:lang w:val="en-GB"/>
              </w:rPr>
            </w:rPrChange>
          </w:rPr>
          <w:t>General Analytical Approach</w:t>
        </w:r>
      </w:ins>
    </w:p>
    <w:p w14:paraId="5928903C" w14:textId="19D0028A" w:rsidR="003770FB" w:rsidRPr="003770FB" w:rsidRDefault="003770FB" w:rsidP="003770FB">
      <w:pPr>
        <w:pStyle w:val="StandardWeb"/>
        <w:rPr>
          <w:ins w:id="152" w:author="Simone Bosbach" w:date="2026-05-20T11:47:00Z" w16du:dateUtc="2026-05-20T09:47:00Z"/>
          <w:rFonts w:ascii="Calibri" w:hAnsi="Calibri" w:cs="Calibri"/>
          <w:sz w:val="22"/>
          <w:szCs w:val="22"/>
          <w:lang w:val="en-GB"/>
          <w:rPrChange w:id="153" w:author="Simone Bosbach" w:date="2026-05-20T11:48:00Z" w16du:dateUtc="2026-05-20T09:48:00Z">
            <w:rPr>
              <w:ins w:id="154" w:author="Simone Bosbach" w:date="2026-05-20T11:47:00Z" w16du:dateUtc="2026-05-20T09:47:00Z"/>
              <w:rFonts w:ascii="Calibri" w:hAnsi="Calibri" w:cs="Calibri"/>
              <w:i/>
              <w:iCs/>
              <w:sz w:val="22"/>
              <w:szCs w:val="22"/>
              <w:lang w:val="en-GB"/>
            </w:rPr>
          </w:rPrChange>
        </w:rPr>
      </w:pPr>
      <w:ins w:id="155" w:author="Simone Bosbach" w:date="2026-05-20T11:47:00Z" w16du:dateUtc="2026-05-20T09:47:00Z">
        <w:r w:rsidRPr="003770FB">
          <w:rPr>
            <w:rFonts w:ascii="Calibri" w:hAnsi="Calibri" w:cs="Calibri"/>
            <w:sz w:val="22"/>
            <w:szCs w:val="22"/>
            <w:lang w:val="en-GB"/>
            <w:rPrChange w:id="156" w:author="Simone Bosbach" w:date="2026-05-20T11:48:00Z" w16du:dateUtc="2026-05-20T09:48:00Z">
              <w:rPr>
                <w:rFonts w:ascii="Calibri" w:hAnsi="Calibri" w:cs="Calibri"/>
                <w:i/>
                <w:iCs/>
                <w:sz w:val="22"/>
                <w:szCs w:val="22"/>
                <w:lang w:val="en-GB"/>
              </w:rPr>
            </w:rPrChange>
          </w:rPr>
          <w:t>All behavioral analyses will be conducted in R using mixed-effects modeling. Unless otherwise specified, participant identity will be included as a random intercept in all models.</w:t>
        </w:r>
      </w:ins>
      <w:ins w:id="157" w:author="Simone Bosbach" w:date="2026-05-20T16:16:00Z" w16du:dateUtc="2026-05-20T14:16:00Z">
        <w:r w:rsidR="001F5D9A">
          <w:rPr>
            <w:rFonts w:ascii="Calibri" w:hAnsi="Calibri" w:cs="Calibri"/>
            <w:sz w:val="22"/>
            <w:szCs w:val="22"/>
            <w:lang w:val="en-GB"/>
          </w:rPr>
          <w:t xml:space="preserve"> </w:t>
        </w:r>
      </w:ins>
      <w:ins w:id="158" w:author="Simone Bosbach" w:date="2026-05-20T11:47:00Z" w16du:dateUtc="2026-05-20T09:47:00Z">
        <w:r w:rsidRPr="003770FB">
          <w:rPr>
            <w:rFonts w:ascii="Calibri" w:hAnsi="Calibri" w:cs="Calibri"/>
            <w:sz w:val="22"/>
            <w:szCs w:val="22"/>
            <w:lang w:val="en-GB"/>
            <w:rPrChange w:id="159" w:author="Simone Bosbach" w:date="2026-05-20T11:48:00Z" w16du:dateUtc="2026-05-20T09:48:00Z">
              <w:rPr>
                <w:rFonts w:ascii="Calibri" w:hAnsi="Calibri" w:cs="Calibri"/>
                <w:i/>
                <w:iCs/>
                <w:sz w:val="22"/>
                <w:szCs w:val="22"/>
                <w:lang w:val="en-GB"/>
              </w:rPr>
            </w:rPrChange>
          </w:rPr>
          <w:t>Continuous predictors will be z-standardized prior to analysis where appropriate. Statistical significance will be evaluated using two-sided tests with α = .05.</w:t>
        </w:r>
      </w:ins>
    </w:p>
    <w:p w14:paraId="15A58D2E" w14:textId="0A66C721" w:rsidR="003770FB" w:rsidRPr="003770FB" w:rsidRDefault="003770FB" w:rsidP="003770FB">
      <w:pPr>
        <w:pStyle w:val="StandardWeb"/>
        <w:rPr>
          <w:ins w:id="160" w:author="Simone Bosbach" w:date="2026-05-20T11:47:00Z" w16du:dateUtc="2026-05-20T09:47:00Z"/>
          <w:rFonts w:ascii="Calibri" w:hAnsi="Calibri" w:cs="Calibri"/>
          <w:sz w:val="22"/>
          <w:szCs w:val="22"/>
          <w:lang w:val="en-GB"/>
          <w:rPrChange w:id="161" w:author="Simone Bosbach" w:date="2026-05-20T11:48:00Z" w16du:dateUtc="2026-05-20T09:48:00Z">
            <w:rPr>
              <w:ins w:id="162" w:author="Simone Bosbach" w:date="2026-05-20T11:47:00Z" w16du:dateUtc="2026-05-20T09:47:00Z"/>
              <w:rFonts w:ascii="Calibri" w:hAnsi="Calibri" w:cs="Calibri"/>
              <w:i/>
              <w:iCs/>
              <w:sz w:val="22"/>
              <w:szCs w:val="22"/>
              <w:lang w:val="en-GB"/>
            </w:rPr>
          </w:rPrChange>
        </w:rPr>
      </w:pPr>
      <w:ins w:id="163" w:author="Simone Bosbach" w:date="2026-05-20T11:47:00Z" w16du:dateUtc="2026-05-20T09:47:00Z">
        <w:r w:rsidRPr="003770FB">
          <w:rPr>
            <w:rFonts w:ascii="Calibri" w:hAnsi="Calibri" w:cs="Calibri"/>
            <w:sz w:val="22"/>
            <w:szCs w:val="22"/>
            <w:lang w:val="en-GB"/>
            <w:rPrChange w:id="164" w:author="Simone Bosbach" w:date="2026-05-20T11:48:00Z" w16du:dateUtc="2026-05-20T09:48:00Z">
              <w:rPr>
                <w:rFonts w:ascii="Calibri" w:hAnsi="Calibri" w:cs="Calibri"/>
                <w:i/>
                <w:iCs/>
                <w:sz w:val="22"/>
                <w:szCs w:val="22"/>
                <w:lang w:val="en-GB"/>
              </w:rPr>
            </w:rPrChange>
          </w:rPr>
          <w:t xml:space="preserve">To distinguish recognition sensitivity from response bias, </w:t>
        </w:r>
      </w:ins>
      <w:ins w:id="165" w:author="Simone Bosbach" w:date="2026-05-20T16:17:00Z" w16du:dateUtc="2026-05-20T14:17:00Z">
        <w:r w:rsidR="009D3BA2" w:rsidRPr="009D3BA2">
          <w:rPr>
            <w:rFonts w:ascii="Calibri" w:hAnsi="Calibri" w:cs="Calibri"/>
            <w:sz w:val="22"/>
            <w:szCs w:val="22"/>
            <w:lang w:val="en-GB"/>
          </w:rPr>
          <w:t>analyses of recognition performance will primarily rely on trial-level recognition models that include both old and new items in order to distinguish recognition sensitivity from response bias.</w:t>
        </w:r>
      </w:ins>
      <w:ins w:id="166" w:author="Simone Bosbach" w:date="2026-05-20T11:47:00Z" w16du:dateUtc="2026-05-20T09:47:00Z">
        <w:r w:rsidRPr="003770FB">
          <w:rPr>
            <w:rFonts w:ascii="Calibri" w:hAnsi="Calibri" w:cs="Calibri"/>
            <w:sz w:val="22"/>
            <w:szCs w:val="22"/>
            <w:lang w:val="en-GB"/>
            <w:rPrChange w:id="167" w:author="Simone Bosbach" w:date="2026-05-20T11:48:00Z" w16du:dateUtc="2026-05-20T09:48:00Z">
              <w:rPr>
                <w:rFonts w:ascii="Calibri" w:hAnsi="Calibri" w:cs="Calibri"/>
                <w:i/>
                <w:iCs/>
                <w:sz w:val="22"/>
                <w:szCs w:val="22"/>
                <w:lang w:val="en-GB"/>
              </w:rPr>
            </w:rPrChange>
          </w:rPr>
          <w:t xml:space="preserve"> Analyses restricted only to old items are intended to characterize hit-rate differences and will be interpreted accordingly.</w:t>
        </w:r>
      </w:ins>
    </w:p>
    <w:p w14:paraId="6E94E15B" w14:textId="45A5E6CC" w:rsidR="003770FB" w:rsidRPr="003770FB" w:rsidRDefault="003770FB" w:rsidP="003770FB">
      <w:pPr>
        <w:pStyle w:val="StandardWeb"/>
        <w:rPr>
          <w:ins w:id="168" w:author="Simone Bosbach" w:date="2026-05-20T11:47:00Z" w16du:dateUtc="2026-05-20T09:47:00Z"/>
          <w:rFonts w:ascii="Calibri" w:hAnsi="Calibri" w:cs="Calibri"/>
          <w:sz w:val="22"/>
          <w:szCs w:val="22"/>
          <w:lang w:val="en-GB"/>
          <w:rPrChange w:id="169" w:author="Simone Bosbach" w:date="2026-05-20T11:48:00Z" w16du:dateUtc="2026-05-20T09:48:00Z">
            <w:rPr>
              <w:ins w:id="170" w:author="Simone Bosbach" w:date="2026-05-20T11:47:00Z" w16du:dateUtc="2026-05-20T09:47:00Z"/>
              <w:rFonts w:ascii="Calibri" w:hAnsi="Calibri" w:cs="Calibri"/>
              <w:i/>
              <w:iCs/>
              <w:sz w:val="22"/>
              <w:szCs w:val="22"/>
              <w:lang w:val="en-GB"/>
            </w:rPr>
          </w:rPrChange>
        </w:rPr>
      </w:pPr>
      <w:ins w:id="171" w:author="Simone Bosbach" w:date="2026-05-20T11:47:00Z" w16du:dateUtc="2026-05-20T09:47:00Z">
        <w:r w:rsidRPr="003770FB">
          <w:rPr>
            <w:rFonts w:ascii="Calibri" w:hAnsi="Calibri" w:cs="Calibri"/>
            <w:sz w:val="22"/>
            <w:szCs w:val="22"/>
            <w:lang w:val="en-GB"/>
            <w:rPrChange w:id="172" w:author="Simone Bosbach" w:date="2026-05-20T11:48:00Z" w16du:dateUtc="2026-05-20T09:48:00Z">
              <w:rPr>
                <w:rFonts w:ascii="Calibri" w:hAnsi="Calibri" w:cs="Calibri"/>
                <w:i/>
                <w:iCs/>
                <w:sz w:val="22"/>
                <w:szCs w:val="22"/>
                <w:lang w:val="en-GB"/>
              </w:rPr>
            </w:rPrChange>
          </w:rPr>
          <w:t>We distinguish between confirmatory and exploratory analyses. All analyses described below are confirmatory unless explicitly labeled otherwise in Section 8.</w:t>
        </w:r>
      </w:ins>
    </w:p>
    <w:p w14:paraId="3963981A" w14:textId="77777777" w:rsidR="009A1FF3" w:rsidRPr="009A1FF3" w:rsidRDefault="00287915" w:rsidP="009A1FF3">
      <w:pPr>
        <w:pStyle w:val="StandardWeb"/>
        <w:rPr>
          <w:ins w:id="173" w:author="Simone Bosbach" w:date="2026-05-20T11:49:00Z" w16du:dateUtc="2026-05-20T09:49:00Z"/>
          <w:rFonts w:ascii="Calibri" w:hAnsi="Calibri" w:cs="Calibri"/>
          <w:sz w:val="22"/>
          <w:szCs w:val="22"/>
          <w:lang w:val="en-GB"/>
        </w:rPr>
      </w:pPr>
      <w:r w:rsidRPr="00EF069F">
        <w:rPr>
          <w:rFonts w:ascii="Calibri" w:hAnsi="Calibri" w:cs="Calibri"/>
          <w:i/>
          <w:iCs/>
          <w:sz w:val="22"/>
          <w:szCs w:val="22"/>
          <w:lang w:val="en-GB"/>
        </w:rPr>
        <w:t>Behavioral Analyses:</w:t>
      </w:r>
      <w:r w:rsidRPr="00EF069F">
        <w:rPr>
          <w:rFonts w:ascii="Calibri" w:hAnsi="Calibri" w:cs="Calibri"/>
          <w:sz w:val="22"/>
          <w:szCs w:val="22"/>
          <w:lang w:val="en-GB"/>
        </w:rPr>
        <w:br/>
      </w:r>
      <w:r w:rsidRPr="00EF069F">
        <w:rPr>
          <w:rFonts w:ascii="Calibri" w:hAnsi="Calibri" w:cs="Calibri"/>
          <w:sz w:val="22"/>
          <w:szCs w:val="22"/>
          <w:lang w:val="en-GB"/>
        </w:rPr>
        <w:br/>
      </w:r>
      <w:ins w:id="174" w:author="Simone Bosbach" w:date="2026-05-20T11:49:00Z" w16du:dateUtc="2026-05-20T09:49:00Z">
        <w:r w:rsidR="009A1FF3" w:rsidRPr="009A1FF3">
          <w:rPr>
            <w:rFonts w:ascii="Calibri" w:hAnsi="Calibri" w:cs="Calibri"/>
            <w:sz w:val="22"/>
            <w:szCs w:val="22"/>
            <w:lang w:val="en-GB"/>
          </w:rPr>
          <w:t>Manipulation Checks</w:t>
        </w:r>
      </w:ins>
    </w:p>
    <w:p w14:paraId="3208861C" w14:textId="6890189B" w:rsidR="009A1FF3" w:rsidRDefault="009A1FF3" w:rsidP="009A1FF3">
      <w:pPr>
        <w:pStyle w:val="StandardWeb"/>
        <w:rPr>
          <w:ins w:id="175" w:author="Simone Bosbach" w:date="2026-05-20T11:49:00Z" w16du:dateUtc="2026-05-20T09:49:00Z"/>
          <w:rFonts w:ascii="Calibri" w:hAnsi="Calibri" w:cs="Calibri"/>
          <w:sz w:val="22"/>
          <w:szCs w:val="22"/>
          <w:lang w:val="en-GB"/>
        </w:rPr>
      </w:pPr>
      <w:ins w:id="176" w:author="Simone Bosbach" w:date="2026-05-20T11:49:00Z" w16du:dateUtc="2026-05-20T09:49:00Z">
        <w:r w:rsidRPr="009A1FF3">
          <w:rPr>
            <w:rFonts w:ascii="Calibri" w:hAnsi="Calibri" w:cs="Calibri"/>
            <w:sz w:val="22"/>
            <w:szCs w:val="22"/>
            <w:lang w:val="en-GB"/>
          </w:rPr>
          <w:t>To verify that the experimental manipulation successfully altered participants’ sense of control, we will first test whether the high motor control condition yields greater control detection accuracy and higher subjective agency ratings than the low motor control condition.</w:t>
        </w:r>
      </w:ins>
    </w:p>
    <w:p w14:paraId="2B51DF5A" w14:textId="07B125EC" w:rsidR="00287915" w:rsidRDefault="00287915" w:rsidP="00287915">
      <w:pPr>
        <w:pStyle w:val="StandardWeb"/>
        <w:rPr>
          <w:ins w:id="177" w:author="Simone Bosbach" w:date="2026-05-20T12:05:00Z" w16du:dateUtc="2026-05-20T10:05:00Z"/>
          <w:rFonts w:ascii="Calibri" w:hAnsi="Calibri" w:cs="Calibri"/>
          <w:sz w:val="22"/>
          <w:szCs w:val="22"/>
          <w:lang w:val="en-GB"/>
        </w:rPr>
      </w:pPr>
      <w:r w:rsidRPr="00EF069F">
        <w:rPr>
          <w:rFonts w:ascii="Calibri" w:hAnsi="Calibri" w:cs="Calibri"/>
          <w:sz w:val="22"/>
          <w:szCs w:val="22"/>
          <w:lang w:val="en-GB"/>
        </w:rPr>
        <w:t>Hypothesis 1:</w:t>
      </w:r>
    </w:p>
    <w:p w14:paraId="673E56C5" w14:textId="77777777" w:rsidR="0097349D" w:rsidRPr="00027D7B" w:rsidRDefault="0097349D" w:rsidP="0097349D">
      <w:pPr>
        <w:pStyle w:val="StandardWeb"/>
        <w:rPr>
          <w:ins w:id="178" w:author="Simone Bosbach" w:date="2026-05-20T12:05:00Z" w16du:dateUtc="2026-05-20T10:05:00Z"/>
          <w:rFonts w:ascii="Calibri" w:hAnsi="Calibri" w:cs="Calibri"/>
          <w:sz w:val="22"/>
          <w:szCs w:val="22"/>
          <w:lang w:val="en-GB"/>
        </w:rPr>
      </w:pPr>
      <w:ins w:id="179" w:author="Simone Bosbach" w:date="2026-05-20T12:05:00Z" w16du:dateUtc="2026-05-20T10:05:00Z">
        <w:r w:rsidRPr="00027D7B">
          <w:rPr>
            <w:rFonts w:ascii="Calibri" w:hAnsi="Calibri" w:cs="Calibri"/>
            <w:sz w:val="22"/>
            <w:szCs w:val="22"/>
            <w:lang w:val="en-GB"/>
          </w:rPr>
          <w:t>Recognition memory performance will primarily be analyzed using trial-level generalized linear mixed-effects models (GLMMs), which allow modeling of recognition responses while accounting for trial-wise variability and within-subject dependence.</w:t>
        </w:r>
      </w:ins>
    </w:p>
    <w:p w14:paraId="19FC4DE6" w14:textId="59CDEB93" w:rsidR="0097349D" w:rsidRPr="00EF069F" w:rsidDel="0097349D" w:rsidRDefault="00513258" w:rsidP="00287915">
      <w:pPr>
        <w:pStyle w:val="StandardWeb"/>
        <w:rPr>
          <w:del w:id="180" w:author="Simone Bosbach" w:date="2026-05-20T12:05:00Z" w16du:dateUtc="2026-05-20T10:05:00Z"/>
          <w:rFonts w:ascii="Calibri" w:hAnsi="Calibri" w:cs="Calibri"/>
          <w:sz w:val="22"/>
          <w:szCs w:val="22"/>
          <w:lang w:val="en-GB"/>
        </w:rPr>
      </w:pPr>
      <w:ins w:id="181" w:author="Simone Bosbach" w:date="2026-05-20T16:19:00Z" w16du:dateUtc="2026-05-20T14:19:00Z">
        <w:r w:rsidRPr="00513258">
          <w:rPr>
            <w:rFonts w:ascii="Calibri" w:hAnsi="Calibri" w:cs="Calibri"/>
            <w:sz w:val="22"/>
            <w:szCs w:val="22"/>
            <w:lang w:val="en-GB"/>
          </w:rPr>
          <w:t>For descriptive comparability with prior recognition-memory literature, we will additionally compute participant</w:t>
        </w:r>
        <w:r>
          <w:rPr>
            <w:rFonts w:ascii="Calibri" w:hAnsi="Calibri" w:cs="Calibri"/>
            <w:sz w:val="22"/>
            <w:szCs w:val="22"/>
            <w:lang w:val="en-GB"/>
          </w:rPr>
          <w:t xml:space="preserve"> </w:t>
        </w:r>
        <w:r w:rsidRPr="00513258">
          <w:rPr>
            <w:rFonts w:ascii="Calibri" w:hAnsi="Calibri" w:cs="Calibri"/>
            <w:sz w:val="22"/>
            <w:szCs w:val="22"/>
            <w:lang w:val="en-GB"/>
          </w:rPr>
          <w:t>-</w:t>
        </w:r>
        <w:r>
          <w:rPr>
            <w:rFonts w:ascii="Calibri" w:hAnsi="Calibri" w:cs="Calibri"/>
            <w:sz w:val="22"/>
            <w:szCs w:val="22"/>
            <w:lang w:val="en-GB"/>
          </w:rPr>
          <w:t xml:space="preserve"> </w:t>
        </w:r>
        <w:r w:rsidRPr="00513258">
          <w:rPr>
            <w:rFonts w:ascii="Calibri" w:hAnsi="Calibri" w:cs="Calibri"/>
            <w:sz w:val="22"/>
            <w:szCs w:val="22"/>
            <w:lang w:val="en-GB"/>
          </w:rPr>
          <w:t>level d′ values and may visualize condition differences descriptively.</w:t>
        </w:r>
      </w:ins>
    </w:p>
    <w:p w14:paraId="696B6D71" w14:textId="202FF606" w:rsidR="00027D7B" w:rsidRDefault="00287915" w:rsidP="00287915">
      <w:pPr>
        <w:pStyle w:val="StandardWeb"/>
        <w:rPr>
          <w:ins w:id="182" w:author="Simone Bosbach" w:date="2026-05-20T11:58:00Z" w16du:dateUtc="2026-05-20T09:58:00Z"/>
          <w:rFonts w:ascii="Calibri" w:hAnsi="Calibri" w:cs="Calibri"/>
          <w:sz w:val="22"/>
          <w:szCs w:val="22"/>
          <w:lang w:val="en-GB"/>
        </w:rPr>
      </w:pPr>
      <w:commentRangeStart w:id="183"/>
      <w:commentRangeStart w:id="184"/>
      <w:r w:rsidRPr="00BF586E">
        <w:rPr>
          <w:rFonts w:ascii="Calibri" w:hAnsi="Calibri" w:cs="Calibri"/>
          <w:sz w:val="22"/>
          <w:szCs w:val="22"/>
          <w:lang w:val="en-GB"/>
        </w:rPr>
        <w:t>2 (MOTOR CONTROL: high vs. low) x 2 (ITEM: controlled vs. not controlled)</w:t>
      </w:r>
      <w:r w:rsidR="00822135" w:rsidRPr="00BF586E">
        <w:rPr>
          <w:rFonts w:ascii="Calibri" w:hAnsi="Calibri" w:cs="Calibri"/>
          <w:sz w:val="22"/>
          <w:szCs w:val="22"/>
          <w:lang w:val="en-GB"/>
        </w:rPr>
        <w:t xml:space="preserve"> repeated-measures ANOVA on participant d’ values.</w:t>
      </w:r>
      <w:commentRangeEnd w:id="183"/>
      <w:r w:rsidR="002A4B73" w:rsidRPr="00BF586E">
        <w:rPr>
          <w:rStyle w:val="Kommentarzeichen"/>
          <w:rFonts w:ascii="Calibri" w:hAnsi="Calibri" w:cs="Calibri"/>
          <w:sz w:val="22"/>
          <w:szCs w:val="22"/>
          <w:lang w:val="en-GB"/>
        </w:rPr>
        <w:commentReference w:id="183"/>
      </w:r>
      <w:commentRangeEnd w:id="184"/>
      <w:r w:rsidR="00BC285F" w:rsidRPr="00BF586E">
        <w:rPr>
          <w:rStyle w:val="Kommentarzeichen"/>
          <w:rFonts w:ascii="Calibri" w:hAnsi="Calibri" w:cs="Calibri"/>
          <w:sz w:val="22"/>
          <w:szCs w:val="22"/>
          <w:lang w:val="en-GB"/>
        </w:rPr>
        <w:commentReference w:id="184"/>
      </w:r>
      <w:r w:rsidR="00822135" w:rsidRPr="00BF586E">
        <w:rPr>
          <w:rFonts w:ascii="Calibri" w:hAnsi="Calibri" w:cs="Calibri"/>
          <w:sz w:val="22"/>
          <w:szCs w:val="22"/>
          <w:lang w:val="en-GB"/>
        </w:rPr>
        <w:br/>
      </w:r>
      <w:r w:rsidR="00822135" w:rsidRPr="00BF586E">
        <w:rPr>
          <w:rFonts w:ascii="Calibri" w:hAnsi="Calibri" w:cs="Calibri"/>
          <w:sz w:val="22"/>
          <w:szCs w:val="22"/>
          <w:lang w:val="en-GB"/>
        </w:rPr>
        <w:lastRenderedPageBreak/>
        <w:br/>
      </w:r>
    </w:p>
    <w:p w14:paraId="60837D83" w14:textId="7115B91C" w:rsidR="00287915" w:rsidRPr="00BF586E" w:rsidRDefault="00822135" w:rsidP="00287915">
      <w:pPr>
        <w:pStyle w:val="StandardWeb"/>
        <w:rPr>
          <w:rFonts w:ascii="Calibri" w:hAnsi="Calibri" w:cs="Calibri"/>
          <w:sz w:val="22"/>
          <w:szCs w:val="22"/>
          <w:lang w:val="en-GB"/>
        </w:rPr>
      </w:pPr>
      <w:r w:rsidRPr="00BF586E">
        <w:rPr>
          <w:rFonts w:ascii="Calibri" w:hAnsi="Calibri" w:cs="Calibri"/>
          <w:sz w:val="22"/>
          <w:szCs w:val="22"/>
          <w:lang w:val="en-GB"/>
        </w:rPr>
        <w:t xml:space="preserve">Binomial GLMM with a logit link that predicts recognition accuracy, </w:t>
      </w:r>
      <w:r w:rsidRPr="000C7871">
        <w:rPr>
          <w:rFonts w:ascii="Calibri" w:hAnsi="Calibri" w:cs="Calibri"/>
          <w:sz w:val="22"/>
          <w:szCs w:val="22"/>
          <w:highlight w:val="yellow"/>
          <w:lang w:val="en-GB"/>
          <w:rPrChange w:id="185" w:author="Simone Bosbach" w:date="2026-05-20T16:21:00Z" w16du:dateUtc="2026-05-20T14:21:00Z">
            <w:rPr>
              <w:rFonts w:ascii="Calibri" w:hAnsi="Calibri" w:cs="Calibri"/>
              <w:sz w:val="22"/>
              <w:szCs w:val="22"/>
              <w:lang w:val="en-GB"/>
            </w:rPr>
          </w:rPrChange>
        </w:rPr>
        <w:t xml:space="preserve">only considering old </w:t>
      </w:r>
      <w:commentRangeStart w:id="186"/>
      <w:r w:rsidRPr="000C7871">
        <w:rPr>
          <w:rFonts w:ascii="Calibri" w:hAnsi="Calibri" w:cs="Calibri"/>
          <w:sz w:val="22"/>
          <w:szCs w:val="22"/>
          <w:highlight w:val="yellow"/>
          <w:lang w:val="en-GB"/>
          <w:rPrChange w:id="187" w:author="Simone Bosbach" w:date="2026-05-20T16:21:00Z" w16du:dateUtc="2026-05-20T14:21:00Z">
            <w:rPr>
              <w:rFonts w:ascii="Calibri" w:hAnsi="Calibri" w:cs="Calibri"/>
              <w:sz w:val="22"/>
              <w:szCs w:val="22"/>
              <w:lang w:val="en-GB"/>
            </w:rPr>
          </w:rPrChange>
        </w:rPr>
        <w:t>items</w:t>
      </w:r>
      <w:commentRangeEnd w:id="186"/>
      <w:r w:rsidR="0095659B" w:rsidRPr="00BF586E">
        <w:rPr>
          <w:rStyle w:val="Kommentarzeichen"/>
          <w:rFonts w:ascii="Calibri" w:hAnsi="Calibri" w:cs="Calibri"/>
          <w:sz w:val="22"/>
          <w:szCs w:val="22"/>
          <w:lang w:val="en-GB"/>
        </w:rPr>
        <w:commentReference w:id="186"/>
      </w:r>
      <w:r w:rsidRPr="00BF586E">
        <w:rPr>
          <w:rFonts w:ascii="Calibri" w:hAnsi="Calibri" w:cs="Calibri"/>
          <w:sz w:val="22"/>
          <w:szCs w:val="22"/>
          <w:lang w:val="en-GB"/>
        </w:rPr>
        <w:t xml:space="preserve"> </w:t>
      </w:r>
    </w:p>
    <w:p w14:paraId="751F33BF" w14:textId="1C33E221" w:rsidR="00822135" w:rsidRPr="00BF586E" w:rsidRDefault="00822135" w:rsidP="00822135">
      <w:pPr>
        <w:pStyle w:val="StandardWeb"/>
        <w:rPr>
          <w:rFonts w:ascii="Calibri" w:hAnsi="Calibri" w:cs="Calibri"/>
          <w:sz w:val="22"/>
          <w:szCs w:val="22"/>
          <w:lang/>
        </w:rPr>
      </w:pPr>
      <w:r w:rsidRPr="00BF586E">
        <w:rPr>
          <w:rFonts w:ascii="Calibri" w:hAnsi="Calibri" w:cs="Calibri"/>
          <w:sz w:val="22"/>
          <w:szCs w:val="22"/>
          <w:lang w:val="en-GB"/>
        </w:rPr>
        <w:tab/>
      </w:r>
      <w:r w:rsidRPr="00BF586E">
        <w:rPr>
          <w:rFonts w:ascii="Calibri" w:hAnsi="Calibri" w:cs="Calibri"/>
          <w:sz w:val="22"/>
          <w:szCs w:val="22"/>
          <w:lang/>
        </w:rPr>
        <w:t xml:space="preserve">said_old </w:t>
      </w:r>
      <w:commentRangeStart w:id="188"/>
      <w:r w:rsidRPr="00BF586E">
        <w:rPr>
          <w:rFonts w:ascii="Calibri" w:hAnsi="Calibri" w:cs="Calibri"/>
          <w:sz w:val="22"/>
          <w:szCs w:val="22"/>
          <w:lang/>
        </w:rPr>
        <w:t>~ motor_control * item_type + (1 | participant)</w:t>
      </w:r>
      <w:commentRangeEnd w:id="188"/>
      <w:r w:rsidR="00FD2EB2" w:rsidRPr="00BF586E">
        <w:rPr>
          <w:rStyle w:val="Kommentarzeichen"/>
          <w:rFonts w:ascii="Calibri" w:hAnsi="Calibri" w:cs="Calibri"/>
          <w:sz w:val="22"/>
          <w:szCs w:val="22"/>
          <w:lang/>
        </w:rPr>
        <w:commentReference w:id="188"/>
      </w:r>
    </w:p>
    <w:p w14:paraId="24815185" w14:textId="024C5A4A" w:rsidR="00822135" w:rsidRPr="00BF586E" w:rsidRDefault="00822135" w:rsidP="00822135">
      <w:pPr>
        <w:pStyle w:val="StandardWeb"/>
        <w:rPr>
          <w:rFonts w:ascii="Calibri" w:hAnsi="Calibri" w:cs="Calibri"/>
          <w:sz w:val="22"/>
          <w:szCs w:val="22"/>
          <w:lang/>
        </w:rPr>
      </w:pPr>
      <w:r w:rsidRPr="00BF586E">
        <w:rPr>
          <w:rFonts w:ascii="Calibri" w:hAnsi="Calibri" w:cs="Calibri"/>
          <w:sz w:val="22"/>
          <w:szCs w:val="22"/>
          <w:lang/>
        </w:rPr>
        <w:t>Gaussian LMM that predicts log-transformed reaction times, only considering “old” responses to old items</w:t>
      </w:r>
    </w:p>
    <w:p w14:paraId="32319067" w14:textId="012E12D8" w:rsidR="00822135" w:rsidRDefault="00822135" w:rsidP="00287915">
      <w:pPr>
        <w:pStyle w:val="StandardWeb"/>
        <w:rPr>
          <w:ins w:id="189" w:author="Simone Bosbach" w:date="2026-05-20T12:07:00Z" w16du:dateUtc="2026-05-20T10:07:00Z"/>
          <w:rFonts w:ascii="Calibri" w:hAnsi="Calibri" w:cs="Calibri"/>
          <w:sz w:val="22"/>
          <w:szCs w:val="22"/>
          <w:lang w:val="de-DE"/>
        </w:rPr>
      </w:pPr>
      <w:r w:rsidRPr="00BF586E">
        <w:rPr>
          <w:rFonts w:ascii="Calibri" w:hAnsi="Calibri" w:cs="Calibri"/>
          <w:sz w:val="22"/>
          <w:szCs w:val="22"/>
          <w:lang w:val="en-GB"/>
        </w:rPr>
        <w:tab/>
        <w:t>l</w:t>
      </w:r>
      <w:r w:rsidRPr="00BF586E">
        <w:rPr>
          <w:rFonts w:ascii="Calibri" w:hAnsi="Calibri" w:cs="Calibri"/>
          <w:sz w:val="22"/>
          <w:szCs w:val="22"/>
          <w:lang/>
        </w:rPr>
        <w:t>og_rt ~ motor_control * item_type + (1 | participant)</w:t>
      </w:r>
    </w:p>
    <w:p w14:paraId="701A0700" w14:textId="77777777" w:rsidR="008116C7" w:rsidRDefault="008116C7" w:rsidP="00575C42">
      <w:pPr>
        <w:pStyle w:val="StandardWeb"/>
        <w:rPr>
          <w:ins w:id="190" w:author="Simone Bosbach" w:date="2026-05-20T12:08:00Z" w16du:dateUtc="2026-05-20T10:08:00Z"/>
          <w:rFonts w:ascii="Calibri" w:hAnsi="Calibri" w:cs="Calibri"/>
          <w:sz w:val="22"/>
          <w:szCs w:val="22"/>
          <w:lang w:val="en-GB"/>
        </w:rPr>
      </w:pPr>
    </w:p>
    <w:p w14:paraId="212A33B9" w14:textId="77777777" w:rsidR="00575C42" w:rsidRPr="00027D7B" w:rsidRDefault="00575C42" w:rsidP="00575C42">
      <w:pPr>
        <w:pStyle w:val="StandardWeb"/>
        <w:rPr>
          <w:ins w:id="191" w:author="Simone Bosbach" w:date="2026-05-20T12:07:00Z" w16du:dateUtc="2026-05-20T10:07:00Z"/>
          <w:rFonts w:ascii="Calibri" w:hAnsi="Calibri" w:cs="Calibri"/>
          <w:sz w:val="22"/>
          <w:szCs w:val="22"/>
          <w:lang w:val="en-GB"/>
        </w:rPr>
      </w:pPr>
      <w:ins w:id="192" w:author="Simone Bosbach" w:date="2026-05-20T12:07:00Z" w16du:dateUtc="2026-05-20T10:07:00Z">
        <w:r w:rsidRPr="00027D7B">
          <w:rPr>
            <w:rFonts w:ascii="Calibri" w:hAnsi="Calibri" w:cs="Calibri"/>
            <w:sz w:val="22"/>
            <w:szCs w:val="22"/>
            <w:lang w:val="en-GB"/>
          </w:rPr>
          <w:t>The primary effect of interest is the interaction between old_new and motor_control, indexing differences in recognition discrimination across motor control conditions.</w:t>
        </w:r>
      </w:ins>
    </w:p>
    <w:p w14:paraId="6953DE5D" w14:textId="77777777" w:rsidR="00575C42" w:rsidRPr="00575C42" w:rsidRDefault="00575C42" w:rsidP="00287915">
      <w:pPr>
        <w:pStyle w:val="StandardWeb"/>
        <w:rPr>
          <w:rFonts w:ascii="Calibri" w:hAnsi="Calibri" w:cs="Calibri"/>
          <w:sz w:val="22"/>
          <w:szCs w:val="22"/>
          <w:lang w:val="en-GB"/>
          <w:rPrChange w:id="193" w:author="Simone Bosbach" w:date="2026-05-20T12:07:00Z" w16du:dateUtc="2026-05-20T10:07:00Z">
            <w:rPr>
              <w:rFonts w:ascii="Calibri" w:hAnsi="Calibri" w:cs="Calibri"/>
              <w:sz w:val="22"/>
              <w:szCs w:val="22"/>
              <w:lang/>
            </w:rPr>
          </w:rPrChange>
        </w:rPr>
      </w:pPr>
    </w:p>
    <w:p w14:paraId="5CF7D898" w14:textId="56E939DA" w:rsidR="00822135" w:rsidRPr="00BF586E" w:rsidRDefault="00822135" w:rsidP="00287915">
      <w:pPr>
        <w:pStyle w:val="StandardWeb"/>
        <w:rPr>
          <w:rFonts w:ascii="Calibri" w:hAnsi="Calibri" w:cs="Calibri"/>
          <w:sz w:val="22"/>
          <w:szCs w:val="22"/>
          <w:lang/>
        </w:rPr>
      </w:pPr>
      <w:r w:rsidRPr="00BF586E">
        <w:rPr>
          <w:rFonts w:ascii="Calibri" w:hAnsi="Calibri" w:cs="Calibri"/>
          <w:sz w:val="22"/>
          <w:szCs w:val="22"/>
          <w:lang/>
        </w:rPr>
        <w:t>Hypothesis 2:</w:t>
      </w:r>
    </w:p>
    <w:p w14:paraId="1C543534" w14:textId="5180B680" w:rsidR="00822135" w:rsidRPr="00BF586E" w:rsidRDefault="00822135" w:rsidP="00822135">
      <w:pPr>
        <w:pStyle w:val="StandardWeb"/>
        <w:rPr>
          <w:rFonts w:ascii="Calibri" w:hAnsi="Calibri" w:cs="Calibri"/>
          <w:sz w:val="22"/>
          <w:szCs w:val="22"/>
          <w:lang w:val="en-GB"/>
        </w:rPr>
      </w:pPr>
      <w:r w:rsidRPr="00BF586E">
        <w:rPr>
          <w:rFonts w:ascii="Calibri" w:hAnsi="Calibri" w:cs="Calibri"/>
          <w:sz w:val="22"/>
          <w:szCs w:val="22"/>
          <w:lang w:val="en-GB"/>
        </w:rPr>
        <w:t xml:space="preserve">Binomial GLMM with a logit link that predicts recognition accuracy, only considering old, controlled items </w:t>
      </w:r>
    </w:p>
    <w:p w14:paraId="55A53D92" w14:textId="4E89DB9E" w:rsidR="00822135" w:rsidRPr="00BF586E" w:rsidRDefault="00822135" w:rsidP="00822135">
      <w:pPr>
        <w:pStyle w:val="StandardWeb"/>
        <w:rPr>
          <w:rFonts w:ascii="Calibri" w:hAnsi="Calibri" w:cs="Calibri"/>
          <w:sz w:val="22"/>
          <w:szCs w:val="22"/>
          <w:lang/>
        </w:rPr>
      </w:pPr>
      <w:r w:rsidRPr="00BF586E">
        <w:rPr>
          <w:rFonts w:ascii="Calibri" w:hAnsi="Calibri" w:cs="Calibri"/>
          <w:sz w:val="22"/>
          <w:szCs w:val="22"/>
          <w:lang w:val="en-GB"/>
        </w:rPr>
        <w:tab/>
      </w:r>
      <w:r w:rsidRPr="00BF586E">
        <w:rPr>
          <w:rFonts w:ascii="Calibri" w:hAnsi="Calibri" w:cs="Calibri"/>
          <w:sz w:val="22"/>
          <w:szCs w:val="22"/>
          <w:lang/>
        </w:rPr>
        <w:t>said_old ~ detection_accuracy * motor_control + (1 | participant)</w:t>
      </w:r>
    </w:p>
    <w:p w14:paraId="5CC70DE8" w14:textId="3ECE6A1A" w:rsidR="00822135" w:rsidRPr="00BF586E" w:rsidRDefault="00822135" w:rsidP="00822135">
      <w:pPr>
        <w:pStyle w:val="StandardWeb"/>
        <w:rPr>
          <w:rFonts w:ascii="Calibri" w:hAnsi="Calibri" w:cs="Calibri"/>
          <w:sz w:val="22"/>
          <w:szCs w:val="22"/>
          <w:lang/>
        </w:rPr>
      </w:pPr>
      <w:r w:rsidRPr="00BF586E">
        <w:rPr>
          <w:rFonts w:ascii="Calibri" w:hAnsi="Calibri" w:cs="Calibri"/>
          <w:sz w:val="22"/>
          <w:szCs w:val="22"/>
          <w:lang/>
        </w:rPr>
        <w:t>Gaussian LMM that predicts log-transformed reaction times, only considering “old” responses to old, controlled items</w:t>
      </w:r>
    </w:p>
    <w:p w14:paraId="70F7709F" w14:textId="2ABE1C7F" w:rsidR="00822135" w:rsidRPr="00BF586E" w:rsidRDefault="00822135" w:rsidP="00822135">
      <w:pPr>
        <w:pStyle w:val="StandardWeb"/>
        <w:rPr>
          <w:rFonts w:ascii="Calibri" w:hAnsi="Calibri" w:cs="Calibri"/>
          <w:sz w:val="22"/>
          <w:szCs w:val="22"/>
          <w:lang/>
        </w:rPr>
      </w:pPr>
      <w:r w:rsidRPr="00BF586E">
        <w:rPr>
          <w:rFonts w:ascii="Calibri" w:hAnsi="Calibri" w:cs="Calibri"/>
          <w:sz w:val="22"/>
          <w:szCs w:val="22"/>
          <w:lang/>
        </w:rPr>
        <w:tab/>
        <w:t>log_rt ~ detection_accuracy* motor_control + (1 | participant)</w:t>
      </w:r>
    </w:p>
    <w:p w14:paraId="13527108" w14:textId="19644272" w:rsidR="00822135" w:rsidRPr="00BF586E" w:rsidRDefault="00822135" w:rsidP="00822135">
      <w:pPr>
        <w:pStyle w:val="StandardWeb"/>
        <w:rPr>
          <w:rFonts w:ascii="Calibri" w:hAnsi="Calibri" w:cs="Calibri"/>
          <w:sz w:val="22"/>
          <w:szCs w:val="22"/>
          <w:lang/>
        </w:rPr>
      </w:pPr>
      <w:r w:rsidRPr="00BF586E">
        <w:rPr>
          <w:rFonts w:ascii="Calibri" w:hAnsi="Calibri" w:cs="Calibri"/>
          <w:sz w:val="22"/>
          <w:szCs w:val="22"/>
          <w:lang/>
        </w:rPr>
        <w:t>Hypothesis 3:</w:t>
      </w:r>
    </w:p>
    <w:p w14:paraId="414A2590" w14:textId="7B818AB1" w:rsidR="002A6943" w:rsidRPr="00BF586E" w:rsidRDefault="002A6943" w:rsidP="002A6943">
      <w:pPr>
        <w:pStyle w:val="StandardWeb"/>
        <w:rPr>
          <w:rFonts w:ascii="Calibri" w:hAnsi="Calibri" w:cs="Calibri"/>
          <w:sz w:val="22"/>
          <w:szCs w:val="22"/>
          <w:lang w:val="en-GB"/>
        </w:rPr>
      </w:pPr>
      <w:r w:rsidRPr="00BF586E">
        <w:rPr>
          <w:rFonts w:ascii="Calibri" w:hAnsi="Calibri" w:cs="Calibri"/>
          <w:sz w:val="22"/>
          <w:szCs w:val="22"/>
          <w:lang w:val="en-GB"/>
        </w:rPr>
        <w:t>Binomial GLMM with a logit link that predicts recognition accuracy, only considering old, controlled items, using z-transformed agency ratings</w:t>
      </w:r>
    </w:p>
    <w:p w14:paraId="0B51D684" w14:textId="65EEE617" w:rsidR="002A6943" w:rsidRPr="00BF586E" w:rsidRDefault="002A6943" w:rsidP="002A6943">
      <w:pPr>
        <w:pStyle w:val="StandardWeb"/>
        <w:rPr>
          <w:rFonts w:ascii="Calibri" w:hAnsi="Calibri" w:cs="Calibri"/>
          <w:sz w:val="22"/>
          <w:szCs w:val="22"/>
          <w:lang/>
        </w:rPr>
      </w:pPr>
      <w:r w:rsidRPr="00BF586E">
        <w:rPr>
          <w:rFonts w:ascii="Calibri" w:hAnsi="Calibri" w:cs="Calibri"/>
          <w:sz w:val="22"/>
          <w:szCs w:val="22"/>
          <w:lang w:val="en-GB"/>
        </w:rPr>
        <w:tab/>
      </w:r>
      <w:r w:rsidRPr="00BF586E">
        <w:rPr>
          <w:rFonts w:ascii="Calibri" w:hAnsi="Calibri" w:cs="Calibri"/>
          <w:sz w:val="22"/>
          <w:szCs w:val="22"/>
          <w:lang/>
        </w:rPr>
        <w:t>said_old ~ agency_z * control_level + (1 | participant)</w:t>
      </w:r>
    </w:p>
    <w:p w14:paraId="1323111B" w14:textId="2AFBD0E2" w:rsidR="002A6943" w:rsidRPr="00BF586E" w:rsidRDefault="002A6943" w:rsidP="002A6943">
      <w:pPr>
        <w:pStyle w:val="StandardWeb"/>
        <w:rPr>
          <w:rFonts w:ascii="Calibri" w:hAnsi="Calibri" w:cs="Calibri"/>
          <w:sz w:val="22"/>
          <w:szCs w:val="22"/>
          <w:lang/>
        </w:rPr>
      </w:pPr>
      <w:r w:rsidRPr="00BF586E">
        <w:rPr>
          <w:rFonts w:ascii="Calibri" w:hAnsi="Calibri" w:cs="Calibri"/>
          <w:sz w:val="22"/>
          <w:szCs w:val="22"/>
          <w:lang/>
        </w:rPr>
        <w:t>Gaussian LMM that predicts log-transformed reaction times, only considering “old” responses to old, controlled items, using z-transformed agency ratings</w:t>
      </w:r>
    </w:p>
    <w:p w14:paraId="3D0A1778" w14:textId="7D02212E" w:rsidR="002A6943" w:rsidRPr="00BF586E" w:rsidRDefault="002A6943" w:rsidP="002A6943">
      <w:pPr>
        <w:pStyle w:val="StandardWeb"/>
        <w:rPr>
          <w:rFonts w:ascii="Calibri" w:hAnsi="Calibri" w:cs="Calibri"/>
          <w:i/>
          <w:iCs/>
          <w:sz w:val="22"/>
          <w:szCs w:val="22"/>
          <w:lang/>
        </w:rPr>
      </w:pPr>
      <w:r w:rsidRPr="00BF586E">
        <w:rPr>
          <w:rFonts w:ascii="Calibri" w:hAnsi="Calibri" w:cs="Calibri"/>
          <w:sz w:val="22"/>
          <w:szCs w:val="22"/>
          <w:lang/>
        </w:rPr>
        <w:tab/>
        <w:t xml:space="preserve">log_rt ~ agency_z * control_level + (1 </w:t>
      </w:r>
      <w:r w:rsidRPr="00891168">
        <w:rPr>
          <w:rFonts w:ascii="Calibri" w:hAnsi="Calibri" w:cs="Calibri"/>
          <w:sz w:val="22"/>
          <w:szCs w:val="22"/>
          <w:lang/>
        </w:rPr>
        <w:t>| participant)</w:t>
      </w:r>
      <w:r w:rsidRPr="00891168">
        <w:rPr>
          <w:rFonts w:ascii="Calibri" w:hAnsi="Calibri" w:cs="Calibri"/>
          <w:sz w:val="22"/>
          <w:szCs w:val="22"/>
          <w:lang/>
        </w:rPr>
        <w:br/>
      </w:r>
      <w:r w:rsidRPr="00891168">
        <w:rPr>
          <w:rFonts w:ascii="Calibri" w:hAnsi="Calibri" w:cs="Calibri"/>
          <w:sz w:val="22"/>
          <w:szCs w:val="22"/>
          <w:lang/>
        </w:rPr>
        <w:br/>
      </w:r>
      <w:r w:rsidRPr="00891168">
        <w:rPr>
          <w:rFonts w:ascii="Calibri" w:hAnsi="Calibri" w:cs="Calibri"/>
          <w:i/>
          <w:iCs/>
          <w:sz w:val="22"/>
          <w:szCs w:val="22"/>
          <w:lang/>
        </w:rPr>
        <w:t>Neurophysiological Analyses:</w:t>
      </w:r>
    </w:p>
    <w:p w14:paraId="0B38A72F" w14:textId="1AA2929A" w:rsidR="00870B0E" w:rsidRPr="00AE4A52" w:rsidRDefault="00870B0E" w:rsidP="00870B0E">
      <w:pPr>
        <w:pStyle w:val="StandardWeb"/>
        <w:rPr>
          <w:ins w:id="194" w:author="Simone Bosbach" w:date="2026-05-20T11:51:00Z" w16du:dateUtc="2026-05-20T09:51:00Z"/>
          <w:rFonts w:ascii="Calibri" w:hAnsi="Calibri" w:cs="Calibri"/>
          <w:sz w:val="22"/>
          <w:szCs w:val="22"/>
          <w:lang w:val="en-GB"/>
          <w:rPrChange w:id="195" w:author="Simone Bosbach" w:date="2026-05-20T12:12:00Z" w16du:dateUtc="2026-05-20T10:12:00Z">
            <w:rPr>
              <w:ins w:id="196" w:author="Simone Bosbach" w:date="2026-05-20T11:51:00Z" w16du:dateUtc="2026-05-20T09:51:00Z"/>
              <w:rFonts w:ascii="Calibri" w:hAnsi="Calibri" w:cs="Calibri"/>
              <w:i/>
              <w:iCs/>
              <w:sz w:val="22"/>
              <w:szCs w:val="22"/>
              <w:lang w:val="de-DE"/>
            </w:rPr>
          </w:rPrChange>
        </w:rPr>
      </w:pPr>
      <w:ins w:id="197" w:author="Simone Bosbach" w:date="2026-05-20T11:51:00Z" w16du:dateUtc="2026-05-20T09:51:00Z">
        <w:r w:rsidRPr="00AE4A52">
          <w:rPr>
            <w:rFonts w:ascii="Calibri" w:hAnsi="Calibri" w:cs="Calibri"/>
            <w:sz w:val="22"/>
            <w:szCs w:val="22"/>
            <w:lang w:val="en-GB"/>
            <w:rPrChange w:id="198" w:author="Simone Bosbach" w:date="2026-05-20T12:12:00Z" w16du:dateUtc="2026-05-20T10:12:00Z">
              <w:rPr>
                <w:rFonts w:ascii="Calibri" w:hAnsi="Calibri" w:cs="Calibri"/>
                <w:i/>
                <w:iCs/>
                <w:sz w:val="22"/>
                <w:szCs w:val="22"/>
                <w:lang w:val="de-DE"/>
              </w:rPr>
            </w:rPrChange>
          </w:rPr>
          <w:t xml:space="preserve">EEG analyses will be conducted using MATLAB </w:t>
        </w:r>
        <w:commentRangeStart w:id="199"/>
        <w:r w:rsidRPr="00AE4A52">
          <w:rPr>
            <w:rFonts w:ascii="Calibri" w:hAnsi="Calibri" w:cs="Calibri"/>
            <w:sz w:val="22"/>
            <w:szCs w:val="22"/>
            <w:lang w:val="en-GB"/>
            <w:rPrChange w:id="200" w:author="Simone Bosbach" w:date="2026-05-20T12:12:00Z" w16du:dateUtc="2026-05-20T10:12:00Z">
              <w:rPr>
                <w:rFonts w:ascii="Calibri" w:hAnsi="Calibri" w:cs="Calibri"/>
                <w:i/>
                <w:iCs/>
                <w:sz w:val="22"/>
                <w:szCs w:val="22"/>
                <w:lang w:val="de-DE"/>
              </w:rPr>
            </w:rPrChange>
          </w:rPr>
          <w:t>and</w:t>
        </w:r>
      </w:ins>
      <w:commentRangeEnd w:id="199"/>
      <w:r w:rsidR="001A5870" w:rsidRPr="00AE4A52">
        <w:rPr>
          <w:rStyle w:val="Kommentarzeichen"/>
          <w:rFonts w:ascii="Calibri" w:hAnsi="Calibri" w:cs="Calibri"/>
          <w:sz w:val="22"/>
          <w:szCs w:val="22"/>
          <w:lang w:val="en-GB"/>
          <w:rPrChange w:id="201" w:author="Simone Bosbach" w:date="2026-05-20T12:12:00Z" w16du:dateUtc="2026-05-20T10:12:00Z">
            <w:rPr>
              <w:rStyle w:val="Kommentarzeichen"/>
              <w:rFonts w:ascii="Calibri" w:hAnsi="Calibri" w:cs="Calibri"/>
              <w:i/>
              <w:iCs/>
              <w:sz w:val="22"/>
              <w:szCs w:val="22"/>
              <w:lang w:val="de-DE"/>
            </w:rPr>
          </w:rPrChange>
        </w:rPr>
        <w:commentReference w:id="199"/>
      </w:r>
      <w:ins w:id="202" w:author="Simone Bosbach" w:date="2026-05-20T11:51:00Z" w16du:dateUtc="2026-05-20T09:51:00Z">
        <w:r w:rsidRPr="00AE4A52">
          <w:rPr>
            <w:rFonts w:ascii="Calibri" w:hAnsi="Calibri" w:cs="Calibri"/>
            <w:sz w:val="22"/>
            <w:szCs w:val="22"/>
            <w:lang w:val="en-GB"/>
            <w:rPrChange w:id="203" w:author="Simone Bosbach" w:date="2026-05-20T12:12:00Z" w16du:dateUtc="2026-05-20T10:12:00Z">
              <w:rPr>
                <w:rFonts w:ascii="Calibri" w:hAnsi="Calibri" w:cs="Calibri"/>
                <w:i/>
                <w:iCs/>
                <w:sz w:val="22"/>
                <w:szCs w:val="22"/>
                <w:lang w:val="de-DE"/>
              </w:rPr>
            </w:rPrChange>
          </w:rPr>
          <w:t>/or Python-based toolboxes (e.g., EEGLAB, FieldTrip</w:t>
        </w:r>
      </w:ins>
      <w:ins w:id="204" w:author="Simone Bosbach" w:date="2026-05-20T12:10:00Z" w16du:dateUtc="2026-05-20T10:10:00Z">
        <w:r w:rsidR="00DB1257" w:rsidRPr="00AE4A52">
          <w:rPr>
            <w:rFonts w:ascii="Calibri" w:hAnsi="Calibri" w:cs="Calibri"/>
            <w:sz w:val="22"/>
            <w:szCs w:val="22"/>
            <w:lang w:val="en-GB"/>
            <w:rPrChange w:id="205" w:author="Simone Bosbach" w:date="2026-05-20T12:12:00Z" w16du:dateUtc="2026-05-20T10:12:00Z">
              <w:rPr>
                <w:rFonts w:ascii="Calibri" w:hAnsi="Calibri" w:cs="Calibri"/>
                <w:i/>
                <w:iCs/>
                <w:sz w:val="22"/>
                <w:szCs w:val="22"/>
                <w:lang w:val="en-GB"/>
              </w:rPr>
            </w:rPrChange>
          </w:rPr>
          <w:t>)</w:t>
        </w:r>
      </w:ins>
      <w:ins w:id="206" w:author="Simone Bosbach" w:date="2026-05-20T11:51:00Z" w16du:dateUtc="2026-05-20T09:51:00Z">
        <w:r w:rsidRPr="00AE4A52">
          <w:rPr>
            <w:rFonts w:ascii="Calibri" w:hAnsi="Calibri" w:cs="Calibri"/>
            <w:sz w:val="22"/>
            <w:szCs w:val="22"/>
            <w:lang w:val="en-GB"/>
            <w:rPrChange w:id="207" w:author="Simone Bosbach" w:date="2026-05-20T12:12:00Z" w16du:dateUtc="2026-05-20T10:12:00Z">
              <w:rPr>
                <w:rFonts w:ascii="Calibri" w:hAnsi="Calibri" w:cs="Calibri"/>
                <w:i/>
                <w:iCs/>
                <w:sz w:val="22"/>
                <w:szCs w:val="22"/>
                <w:lang w:val="de-DE"/>
              </w:rPr>
            </w:rPrChange>
          </w:rPr>
          <w:t>.</w:t>
        </w:r>
      </w:ins>
    </w:p>
    <w:p w14:paraId="1CA6C81F" w14:textId="77777777" w:rsidR="00870B0E" w:rsidRPr="007D3145" w:rsidRDefault="00870B0E" w:rsidP="00870B0E">
      <w:pPr>
        <w:pStyle w:val="StandardWeb"/>
        <w:rPr>
          <w:ins w:id="208" w:author="Simone Bosbach" w:date="2026-05-20T11:51:00Z" w16du:dateUtc="2026-05-20T09:51:00Z"/>
          <w:rFonts w:ascii="Calibri" w:hAnsi="Calibri" w:cs="Calibri"/>
          <w:i/>
          <w:iCs/>
          <w:sz w:val="22"/>
          <w:szCs w:val="22"/>
          <w:lang w:val="en-GB"/>
          <w:rPrChange w:id="209" w:author="Simone Bosbach" w:date="2026-05-20T12:12:00Z" w16du:dateUtc="2026-05-20T10:12:00Z">
            <w:rPr>
              <w:ins w:id="210" w:author="Simone Bosbach" w:date="2026-05-20T11:51:00Z" w16du:dateUtc="2026-05-20T09:51:00Z"/>
              <w:rFonts w:ascii="Calibri" w:hAnsi="Calibri" w:cs="Calibri"/>
              <w:i/>
              <w:iCs/>
              <w:sz w:val="22"/>
              <w:szCs w:val="22"/>
              <w:lang w:val="de-DE"/>
            </w:rPr>
          </w:rPrChange>
        </w:rPr>
      </w:pPr>
      <w:ins w:id="211" w:author="Simone Bosbach" w:date="2026-05-20T11:51:00Z" w16du:dateUtc="2026-05-20T09:51:00Z">
        <w:r w:rsidRPr="007D3145">
          <w:rPr>
            <w:rFonts w:ascii="Calibri" w:hAnsi="Calibri" w:cs="Calibri"/>
            <w:i/>
            <w:iCs/>
            <w:sz w:val="22"/>
            <w:szCs w:val="22"/>
            <w:lang w:val="en-GB"/>
            <w:rPrChange w:id="212" w:author="Simone Bosbach" w:date="2026-05-20T12:12:00Z" w16du:dateUtc="2026-05-20T10:12:00Z">
              <w:rPr>
                <w:rFonts w:ascii="Calibri" w:hAnsi="Calibri" w:cs="Calibri"/>
                <w:i/>
                <w:iCs/>
                <w:sz w:val="22"/>
                <w:szCs w:val="22"/>
                <w:lang w:val="de-DE"/>
              </w:rPr>
            </w:rPrChange>
          </w:rPr>
          <w:t>Hypothesis 4: P500 and Motor Control</w:t>
        </w:r>
      </w:ins>
    </w:p>
    <w:p w14:paraId="5B74AC17" w14:textId="77777777" w:rsidR="00870B0E" w:rsidRPr="00AE4A52" w:rsidRDefault="00870B0E" w:rsidP="00870B0E">
      <w:pPr>
        <w:pStyle w:val="StandardWeb"/>
        <w:rPr>
          <w:ins w:id="213" w:author="Simone Bosbach" w:date="2026-05-20T11:51:00Z" w16du:dateUtc="2026-05-20T09:51:00Z"/>
          <w:rFonts w:ascii="Calibri" w:hAnsi="Calibri" w:cs="Calibri"/>
          <w:sz w:val="22"/>
          <w:szCs w:val="22"/>
          <w:lang w:val="en-GB"/>
          <w:rPrChange w:id="214" w:author="Simone Bosbach" w:date="2026-05-20T12:12:00Z" w16du:dateUtc="2026-05-20T10:12:00Z">
            <w:rPr>
              <w:ins w:id="215" w:author="Simone Bosbach" w:date="2026-05-20T11:51:00Z" w16du:dateUtc="2026-05-20T09:51:00Z"/>
              <w:rFonts w:ascii="Calibri" w:hAnsi="Calibri" w:cs="Calibri"/>
              <w:i/>
              <w:iCs/>
              <w:sz w:val="22"/>
              <w:szCs w:val="22"/>
              <w:lang w:val="de-DE"/>
            </w:rPr>
          </w:rPrChange>
        </w:rPr>
      </w:pPr>
      <w:ins w:id="216" w:author="Simone Bosbach" w:date="2026-05-20T11:51:00Z" w16du:dateUtc="2026-05-20T09:51:00Z">
        <w:r w:rsidRPr="00AE4A52">
          <w:rPr>
            <w:rFonts w:ascii="Calibri" w:hAnsi="Calibri" w:cs="Calibri"/>
            <w:sz w:val="22"/>
            <w:szCs w:val="22"/>
            <w:lang w:val="en-GB"/>
            <w:rPrChange w:id="217" w:author="Simone Bosbach" w:date="2026-05-20T12:12:00Z" w16du:dateUtc="2026-05-20T10:12:00Z">
              <w:rPr>
                <w:rFonts w:ascii="Calibri" w:hAnsi="Calibri" w:cs="Calibri"/>
                <w:i/>
                <w:iCs/>
                <w:sz w:val="22"/>
                <w:szCs w:val="22"/>
                <w:lang w:val="de-DE"/>
              </w:rPr>
            </w:rPrChange>
          </w:rPr>
          <w:lastRenderedPageBreak/>
          <w:t>Following Wen et al. (2017), movement-onset-locked ERP amplitudes will be compared between high and low motor control conditions.</w:t>
        </w:r>
      </w:ins>
    </w:p>
    <w:p w14:paraId="35DDC197" w14:textId="4037A36F" w:rsidR="00870B0E" w:rsidRPr="00AE4A52" w:rsidRDefault="00870B0E" w:rsidP="00870B0E">
      <w:pPr>
        <w:pStyle w:val="StandardWeb"/>
        <w:rPr>
          <w:ins w:id="218" w:author="Simone Bosbach" w:date="2026-05-20T11:51:00Z" w16du:dateUtc="2026-05-20T09:51:00Z"/>
          <w:rFonts w:ascii="Calibri" w:hAnsi="Calibri" w:cs="Calibri"/>
          <w:sz w:val="22"/>
          <w:szCs w:val="22"/>
          <w:lang w:val="en-GB"/>
          <w:rPrChange w:id="219" w:author="Simone Bosbach" w:date="2026-05-20T12:12:00Z" w16du:dateUtc="2026-05-20T10:12:00Z">
            <w:rPr>
              <w:ins w:id="220" w:author="Simone Bosbach" w:date="2026-05-20T11:51:00Z" w16du:dateUtc="2026-05-20T09:51:00Z"/>
              <w:rFonts w:ascii="Calibri" w:hAnsi="Calibri" w:cs="Calibri"/>
              <w:i/>
              <w:iCs/>
              <w:sz w:val="22"/>
              <w:szCs w:val="22"/>
              <w:lang w:val="de-DE"/>
            </w:rPr>
          </w:rPrChange>
        </w:rPr>
      </w:pPr>
      <w:ins w:id="221" w:author="Simone Bosbach" w:date="2026-05-20T11:51:00Z" w16du:dateUtc="2026-05-20T09:51:00Z">
        <w:r w:rsidRPr="00AE4A52">
          <w:rPr>
            <w:rFonts w:ascii="Calibri" w:hAnsi="Calibri" w:cs="Calibri"/>
            <w:sz w:val="22"/>
            <w:szCs w:val="22"/>
            <w:lang w:val="en-GB"/>
            <w:rPrChange w:id="222" w:author="Simone Bosbach" w:date="2026-05-20T12:12:00Z" w16du:dateUtc="2026-05-20T10:12:00Z">
              <w:rPr>
                <w:rFonts w:ascii="Calibri" w:hAnsi="Calibri" w:cs="Calibri"/>
                <w:i/>
                <w:iCs/>
                <w:sz w:val="22"/>
                <w:szCs w:val="22"/>
                <w:lang w:val="de-DE"/>
              </w:rPr>
            </w:rPrChange>
          </w:rPr>
          <w:t>ERP epochs will be time-locked to movement onset and analyzed within a time window spanning 300–700 ms post-movement onset. Analyses will focus on centro-parietal electrode sites where the P500 component is expected to be maximal.</w:t>
        </w:r>
      </w:ins>
      <w:ins w:id="223" w:author="Simone Bosbach" w:date="2026-05-20T12:12:00Z" w16du:dateUtc="2026-05-20T10:12:00Z">
        <w:r w:rsidR="007D3145">
          <w:rPr>
            <w:rFonts w:ascii="Calibri" w:hAnsi="Calibri" w:cs="Calibri"/>
            <w:sz w:val="22"/>
            <w:szCs w:val="22"/>
            <w:lang w:val="en-GB"/>
          </w:rPr>
          <w:t xml:space="preserve"> </w:t>
        </w:r>
      </w:ins>
      <w:ins w:id="224" w:author="Simone Bosbach" w:date="2026-05-20T11:51:00Z" w16du:dateUtc="2026-05-20T09:51:00Z">
        <w:r w:rsidRPr="00AE4A52">
          <w:rPr>
            <w:rFonts w:ascii="Calibri" w:hAnsi="Calibri" w:cs="Calibri"/>
            <w:sz w:val="22"/>
            <w:szCs w:val="22"/>
            <w:lang w:val="en-GB"/>
            <w:rPrChange w:id="225" w:author="Simone Bosbach" w:date="2026-05-20T12:12:00Z" w16du:dateUtc="2026-05-20T10:12:00Z">
              <w:rPr>
                <w:rFonts w:ascii="Calibri" w:hAnsi="Calibri" w:cs="Calibri"/>
                <w:i/>
                <w:iCs/>
                <w:sz w:val="22"/>
                <w:szCs w:val="22"/>
                <w:lang w:val="de-DE"/>
              </w:rPr>
            </w:rPrChange>
          </w:rPr>
          <w:t xml:space="preserve">To identify significant spatiotemporal differences between conditions while controlling for multiple comparisons, we will use cluster-based permutation t-tests. Clusters will be formed from adjacent time-electrode samples exceeding an uncorrected threshold of p &lt; .05. Cluster significance will be evaluated using the maximum cluster-sum statistic derived from 1000 Monte Carlo permutations. Statistical tests will be two-sided with </w:t>
        </w:r>
        <w:r w:rsidRPr="00AE4A52">
          <w:rPr>
            <w:rFonts w:ascii="Calibri" w:hAnsi="Calibri" w:cs="Calibri"/>
            <w:sz w:val="22"/>
            <w:szCs w:val="22"/>
            <w:lang w:val="de-DE"/>
            <w:rPrChange w:id="226" w:author="Simone Bosbach" w:date="2026-05-20T12:12:00Z" w16du:dateUtc="2026-05-20T10:12:00Z">
              <w:rPr>
                <w:rFonts w:ascii="Calibri" w:hAnsi="Calibri" w:cs="Calibri"/>
                <w:i/>
                <w:iCs/>
                <w:sz w:val="22"/>
                <w:szCs w:val="22"/>
                <w:lang w:val="de-DE"/>
              </w:rPr>
            </w:rPrChange>
          </w:rPr>
          <w:t>α</w:t>
        </w:r>
        <w:r w:rsidRPr="00AE4A52">
          <w:rPr>
            <w:rFonts w:ascii="Calibri" w:hAnsi="Calibri" w:cs="Calibri"/>
            <w:sz w:val="22"/>
            <w:szCs w:val="22"/>
            <w:lang w:val="en-GB"/>
            <w:rPrChange w:id="227" w:author="Simone Bosbach" w:date="2026-05-20T12:12:00Z" w16du:dateUtc="2026-05-20T10:12:00Z">
              <w:rPr>
                <w:rFonts w:ascii="Calibri" w:hAnsi="Calibri" w:cs="Calibri"/>
                <w:i/>
                <w:iCs/>
                <w:sz w:val="22"/>
                <w:szCs w:val="22"/>
                <w:lang w:val="de-DE"/>
              </w:rPr>
            </w:rPrChange>
          </w:rPr>
          <w:t xml:space="preserve"> = .05.</w:t>
        </w:r>
      </w:ins>
    </w:p>
    <w:p w14:paraId="3E360886" w14:textId="77777777" w:rsidR="00870B0E" w:rsidRPr="007D3145" w:rsidRDefault="00870B0E" w:rsidP="00870B0E">
      <w:pPr>
        <w:pStyle w:val="StandardWeb"/>
        <w:rPr>
          <w:ins w:id="228" w:author="Simone Bosbach" w:date="2026-05-20T11:51:00Z" w16du:dateUtc="2026-05-20T09:51:00Z"/>
          <w:rFonts w:ascii="Calibri" w:hAnsi="Calibri" w:cs="Calibri"/>
          <w:i/>
          <w:iCs/>
          <w:sz w:val="22"/>
          <w:szCs w:val="22"/>
          <w:lang w:val="en-GB"/>
          <w:rPrChange w:id="229" w:author="Simone Bosbach" w:date="2026-05-20T12:13:00Z" w16du:dateUtc="2026-05-20T10:13:00Z">
            <w:rPr>
              <w:ins w:id="230" w:author="Simone Bosbach" w:date="2026-05-20T11:51:00Z" w16du:dateUtc="2026-05-20T09:51:00Z"/>
              <w:rFonts w:ascii="Calibri" w:hAnsi="Calibri" w:cs="Calibri"/>
              <w:i/>
              <w:iCs/>
              <w:sz w:val="22"/>
              <w:szCs w:val="22"/>
              <w:lang w:val="de-DE"/>
            </w:rPr>
          </w:rPrChange>
        </w:rPr>
      </w:pPr>
      <w:ins w:id="231" w:author="Simone Bosbach" w:date="2026-05-20T11:51:00Z" w16du:dateUtc="2026-05-20T09:51:00Z">
        <w:r w:rsidRPr="007D3145">
          <w:rPr>
            <w:rFonts w:ascii="Calibri" w:hAnsi="Calibri" w:cs="Calibri"/>
            <w:i/>
            <w:iCs/>
            <w:sz w:val="22"/>
            <w:szCs w:val="22"/>
            <w:lang w:val="en-GB"/>
            <w:rPrChange w:id="232" w:author="Simone Bosbach" w:date="2026-05-20T12:13:00Z" w16du:dateUtc="2026-05-20T10:13:00Z">
              <w:rPr>
                <w:rFonts w:ascii="Calibri" w:hAnsi="Calibri" w:cs="Calibri"/>
                <w:i/>
                <w:iCs/>
                <w:sz w:val="22"/>
                <w:szCs w:val="22"/>
                <w:lang w:val="de-DE"/>
              </w:rPr>
            </w:rPrChange>
          </w:rPr>
          <w:t>Hypothesis 5: Alpha/Beta Oscillatory Activity and Recognition Memory</w:t>
        </w:r>
      </w:ins>
    </w:p>
    <w:p w14:paraId="1AB116A2" w14:textId="00FDAE45" w:rsidR="00870B0E" w:rsidRPr="00AE4A52" w:rsidRDefault="00870B0E" w:rsidP="00870B0E">
      <w:pPr>
        <w:pStyle w:val="StandardWeb"/>
        <w:rPr>
          <w:ins w:id="233" w:author="Simone Bosbach" w:date="2026-05-20T11:51:00Z" w16du:dateUtc="2026-05-20T09:51:00Z"/>
          <w:rFonts w:ascii="Calibri" w:hAnsi="Calibri" w:cs="Calibri"/>
          <w:sz w:val="22"/>
          <w:szCs w:val="22"/>
          <w:lang w:val="en-GB"/>
          <w:rPrChange w:id="234" w:author="Simone Bosbach" w:date="2026-05-20T12:12:00Z" w16du:dateUtc="2026-05-20T10:12:00Z">
            <w:rPr>
              <w:ins w:id="235" w:author="Simone Bosbach" w:date="2026-05-20T11:51:00Z" w16du:dateUtc="2026-05-20T09:51:00Z"/>
              <w:rFonts w:ascii="Calibri" w:hAnsi="Calibri" w:cs="Calibri"/>
              <w:i/>
              <w:iCs/>
              <w:sz w:val="22"/>
              <w:szCs w:val="22"/>
              <w:lang w:val="de-DE"/>
            </w:rPr>
          </w:rPrChange>
        </w:rPr>
      </w:pPr>
      <w:ins w:id="236" w:author="Simone Bosbach" w:date="2026-05-20T11:51:00Z" w16du:dateUtc="2026-05-20T09:51:00Z">
        <w:r w:rsidRPr="00AE4A52">
          <w:rPr>
            <w:rFonts w:ascii="Calibri" w:hAnsi="Calibri" w:cs="Calibri"/>
            <w:sz w:val="22"/>
            <w:szCs w:val="22"/>
            <w:lang w:val="en-GB"/>
            <w:rPrChange w:id="237" w:author="Simone Bosbach" w:date="2026-05-20T12:12:00Z" w16du:dateUtc="2026-05-20T10:12:00Z">
              <w:rPr>
                <w:rFonts w:ascii="Calibri" w:hAnsi="Calibri" w:cs="Calibri"/>
                <w:i/>
                <w:iCs/>
                <w:sz w:val="22"/>
                <w:szCs w:val="22"/>
                <w:lang w:val="de-DE"/>
              </w:rPr>
            </w:rPrChange>
          </w:rPr>
          <w:t>Time-frequency analyses will investigate oscillatory activity associated with successful memory encoding and recognition.</w:t>
        </w:r>
      </w:ins>
      <w:ins w:id="238" w:author="Simone Bosbach" w:date="2026-05-20T12:13:00Z" w16du:dateUtc="2026-05-20T10:13:00Z">
        <w:r w:rsidR="007D3145">
          <w:rPr>
            <w:rFonts w:ascii="Calibri" w:hAnsi="Calibri" w:cs="Calibri"/>
            <w:sz w:val="22"/>
            <w:szCs w:val="22"/>
            <w:lang w:val="en-GB"/>
          </w:rPr>
          <w:t xml:space="preserve"> </w:t>
        </w:r>
      </w:ins>
      <w:ins w:id="239" w:author="Simone Bosbach" w:date="2026-05-20T11:51:00Z" w16du:dateUtc="2026-05-20T09:51:00Z">
        <w:r w:rsidRPr="00AE4A52">
          <w:rPr>
            <w:rFonts w:ascii="Calibri" w:hAnsi="Calibri" w:cs="Calibri"/>
            <w:sz w:val="22"/>
            <w:szCs w:val="22"/>
            <w:lang w:val="en-GB"/>
            <w:rPrChange w:id="240" w:author="Simone Bosbach" w:date="2026-05-20T12:12:00Z" w16du:dateUtc="2026-05-20T10:12:00Z">
              <w:rPr>
                <w:rFonts w:ascii="Calibri" w:hAnsi="Calibri" w:cs="Calibri"/>
                <w:i/>
                <w:iCs/>
                <w:sz w:val="22"/>
                <w:szCs w:val="22"/>
                <w:lang w:val="de-DE"/>
              </w:rPr>
            </w:rPrChange>
          </w:rPr>
          <w:t>Oscillatory power will be analyzed in:</w:t>
        </w:r>
      </w:ins>
    </w:p>
    <w:p w14:paraId="13FA5D04" w14:textId="77777777" w:rsidR="00870B0E" w:rsidRPr="00AE4A52" w:rsidRDefault="00870B0E" w:rsidP="00870B0E">
      <w:pPr>
        <w:pStyle w:val="StandardWeb"/>
        <w:rPr>
          <w:ins w:id="241" w:author="Simone Bosbach" w:date="2026-05-20T11:51:00Z" w16du:dateUtc="2026-05-20T09:51:00Z"/>
          <w:rFonts w:ascii="Calibri" w:hAnsi="Calibri" w:cs="Calibri"/>
          <w:sz w:val="22"/>
          <w:szCs w:val="22"/>
          <w:lang w:val="en-GB"/>
          <w:rPrChange w:id="242" w:author="Simone Bosbach" w:date="2026-05-20T12:12:00Z" w16du:dateUtc="2026-05-20T10:12:00Z">
            <w:rPr>
              <w:ins w:id="243" w:author="Simone Bosbach" w:date="2026-05-20T11:51:00Z" w16du:dateUtc="2026-05-20T09:51:00Z"/>
              <w:rFonts w:ascii="Calibri" w:hAnsi="Calibri" w:cs="Calibri"/>
              <w:i/>
              <w:iCs/>
              <w:sz w:val="22"/>
              <w:szCs w:val="22"/>
              <w:lang w:val="de-DE"/>
            </w:rPr>
          </w:rPrChange>
        </w:rPr>
      </w:pPr>
      <w:ins w:id="244" w:author="Simone Bosbach" w:date="2026-05-20T11:51:00Z" w16du:dateUtc="2026-05-20T09:51:00Z">
        <w:r w:rsidRPr="00AE4A52">
          <w:rPr>
            <w:rFonts w:ascii="Calibri" w:hAnsi="Calibri" w:cs="Calibri"/>
            <w:sz w:val="22"/>
            <w:szCs w:val="22"/>
            <w:lang w:val="en-GB"/>
            <w:rPrChange w:id="245" w:author="Simone Bosbach" w:date="2026-05-20T12:12:00Z" w16du:dateUtc="2026-05-20T10:12:00Z">
              <w:rPr>
                <w:rFonts w:ascii="Calibri" w:hAnsi="Calibri" w:cs="Calibri"/>
                <w:i/>
                <w:iCs/>
                <w:sz w:val="22"/>
                <w:szCs w:val="22"/>
                <w:lang w:val="de-DE"/>
              </w:rPr>
            </w:rPrChange>
          </w:rPr>
          <w:t>the alpha band (8–12 Hz),</w:t>
        </w:r>
      </w:ins>
    </w:p>
    <w:p w14:paraId="06CF0D17" w14:textId="77777777" w:rsidR="00870B0E" w:rsidRPr="00AE4A52" w:rsidRDefault="00870B0E" w:rsidP="00870B0E">
      <w:pPr>
        <w:pStyle w:val="StandardWeb"/>
        <w:rPr>
          <w:ins w:id="246" w:author="Simone Bosbach" w:date="2026-05-20T11:51:00Z" w16du:dateUtc="2026-05-20T09:51:00Z"/>
          <w:rFonts w:ascii="Calibri" w:hAnsi="Calibri" w:cs="Calibri"/>
          <w:sz w:val="22"/>
          <w:szCs w:val="22"/>
          <w:lang w:val="en-GB"/>
          <w:rPrChange w:id="247" w:author="Simone Bosbach" w:date="2026-05-20T12:12:00Z" w16du:dateUtc="2026-05-20T10:12:00Z">
            <w:rPr>
              <w:ins w:id="248" w:author="Simone Bosbach" w:date="2026-05-20T11:51:00Z" w16du:dateUtc="2026-05-20T09:51:00Z"/>
              <w:rFonts w:ascii="Calibri" w:hAnsi="Calibri" w:cs="Calibri"/>
              <w:i/>
              <w:iCs/>
              <w:sz w:val="22"/>
              <w:szCs w:val="22"/>
              <w:lang w:val="de-DE"/>
            </w:rPr>
          </w:rPrChange>
        </w:rPr>
      </w:pPr>
      <w:ins w:id="249" w:author="Simone Bosbach" w:date="2026-05-20T11:51:00Z" w16du:dateUtc="2026-05-20T09:51:00Z">
        <w:r w:rsidRPr="00AE4A52">
          <w:rPr>
            <w:rFonts w:ascii="Calibri" w:hAnsi="Calibri" w:cs="Calibri"/>
            <w:sz w:val="22"/>
            <w:szCs w:val="22"/>
            <w:lang w:val="en-GB"/>
            <w:rPrChange w:id="250" w:author="Simone Bosbach" w:date="2026-05-20T12:12:00Z" w16du:dateUtc="2026-05-20T10:12:00Z">
              <w:rPr>
                <w:rFonts w:ascii="Calibri" w:hAnsi="Calibri" w:cs="Calibri"/>
                <w:i/>
                <w:iCs/>
                <w:sz w:val="22"/>
                <w:szCs w:val="22"/>
                <w:lang w:val="de-DE"/>
              </w:rPr>
            </w:rPrChange>
          </w:rPr>
          <w:t>and the beta band (13–30 Hz).</w:t>
        </w:r>
      </w:ins>
    </w:p>
    <w:p w14:paraId="21A67704" w14:textId="60F74277" w:rsidR="00870B0E" w:rsidRPr="00AE4A52" w:rsidRDefault="00870B0E" w:rsidP="00870B0E">
      <w:pPr>
        <w:pStyle w:val="StandardWeb"/>
        <w:rPr>
          <w:ins w:id="251" w:author="Simone Bosbach" w:date="2026-05-20T11:51:00Z" w16du:dateUtc="2026-05-20T09:51:00Z"/>
          <w:rFonts w:ascii="Calibri" w:hAnsi="Calibri" w:cs="Calibri"/>
          <w:sz w:val="22"/>
          <w:szCs w:val="22"/>
          <w:lang w:val="en-GB"/>
          <w:rPrChange w:id="252" w:author="Simone Bosbach" w:date="2026-05-20T12:12:00Z" w16du:dateUtc="2026-05-20T10:12:00Z">
            <w:rPr>
              <w:ins w:id="253" w:author="Simone Bosbach" w:date="2026-05-20T11:51:00Z" w16du:dateUtc="2026-05-20T09:51:00Z"/>
              <w:rFonts w:ascii="Calibri" w:hAnsi="Calibri" w:cs="Calibri"/>
              <w:i/>
              <w:iCs/>
              <w:sz w:val="22"/>
              <w:szCs w:val="22"/>
              <w:lang w:val="de-DE"/>
            </w:rPr>
          </w:rPrChange>
        </w:rPr>
      </w:pPr>
      <w:ins w:id="254" w:author="Simone Bosbach" w:date="2026-05-20T11:51:00Z" w16du:dateUtc="2026-05-20T09:51:00Z">
        <w:r w:rsidRPr="00AE4A52">
          <w:rPr>
            <w:rFonts w:ascii="Calibri" w:hAnsi="Calibri" w:cs="Calibri"/>
            <w:sz w:val="22"/>
            <w:szCs w:val="22"/>
            <w:lang w:val="en-GB"/>
            <w:rPrChange w:id="255" w:author="Simone Bosbach" w:date="2026-05-20T12:12:00Z" w16du:dateUtc="2026-05-20T10:12:00Z">
              <w:rPr>
                <w:rFonts w:ascii="Calibri" w:hAnsi="Calibri" w:cs="Calibri"/>
                <w:i/>
                <w:iCs/>
                <w:sz w:val="22"/>
                <w:szCs w:val="22"/>
                <w:lang w:val="de-DE"/>
              </w:rPr>
            </w:rPrChange>
          </w:rPr>
          <w:t>Time-frequency decomposition will be performed using Morlet wavelets (or equivalent method implemented in the selected EEG toolbox). Analyses will compare subsequently recognized versus subsequently non-recognized items during encoding and recognition phases.</w:t>
        </w:r>
      </w:ins>
      <w:ins w:id="256" w:author="Simone Bosbach" w:date="2026-05-20T12:13:00Z" w16du:dateUtc="2026-05-20T10:13:00Z">
        <w:r w:rsidR="00AB65FD">
          <w:rPr>
            <w:rFonts w:ascii="Calibri" w:hAnsi="Calibri" w:cs="Calibri"/>
            <w:sz w:val="22"/>
            <w:szCs w:val="22"/>
            <w:lang w:val="en-GB"/>
          </w:rPr>
          <w:t xml:space="preserve"> </w:t>
        </w:r>
      </w:ins>
      <w:ins w:id="257" w:author="Simone Bosbach" w:date="2026-05-20T11:51:00Z" w16du:dateUtc="2026-05-20T09:51:00Z">
        <w:r w:rsidRPr="00AE4A52">
          <w:rPr>
            <w:rFonts w:ascii="Calibri" w:hAnsi="Calibri" w:cs="Calibri"/>
            <w:sz w:val="22"/>
            <w:szCs w:val="22"/>
            <w:lang w:val="en-GB"/>
            <w:rPrChange w:id="258" w:author="Simone Bosbach" w:date="2026-05-20T12:12:00Z" w16du:dateUtc="2026-05-20T10:12:00Z">
              <w:rPr>
                <w:rFonts w:ascii="Calibri" w:hAnsi="Calibri" w:cs="Calibri"/>
                <w:i/>
                <w:iCs/>
                <w:sz w:val="22"/>
                <w:szCs w:val="22"/>
                <w:lang w:val="de-DE"/>
              </w:rPr>
            </w:rPrChange>
          </w:rPr>
          <w:t xml:space="preserve">Cluster-based permutation tests will again be used to identify significant differences across time, frequency and electrode dimensions while controlling for multiple comparisons. Clusters will be formed using an uncorrected threshold of p &lt; .05 and evaluated using 1000 Monte Carlo permutations with two-sided </w:t>
        </w:r>
        <w:r w:rsidRPr="00AE4A52">
          <w:rPr>
            <w:rFonts w:ascii="Calibri" w:hAnsi="Calibri" w:cs="Calibri"/>
            <w:sz w:val="22"/>
            <w:szCs w:val="22"/>
            <w:lang w:val="de-DE"/>
            <w:rPrChange w:id="259" w:author="Simone Bosbach" w:date="2026-05-20T12:12:00Z" w16du:dateUtc="2026-05-20T10:12:00Z">
              <w:rPr>
                <w:rFonts w:ascii="Calibri" w:hAnsi="Calibri" w:cs="Calibri"/>
                <w:i/>
                <w:iCs/>
                <w:sz w:val="22"/>
                <w:szCs w:val="22"/>
                <w:lang w:val="de-DE"/>
              </w:rPr>
            </w:rPrChange>
          </w:rPr>
          <w:t>α</w:t>
        </w:r>
        <w:r w:rsidRPr="00AE4A52">
          <w:rPr>
            <w:rFonts w:ascii="Calibri" w:hAnsi="Calibri" w:cs="Calibri"/>
            <w:sz w:val="22"/>
            <w:szCs w:val="22"/>
            <w:lang w:val="en-GB"/>
            <w:rPrChange w:id="260" w:author="Simone Bosbach" w:date="2026-05-20T12:12:00Z" w16du:dateUtc="2026-05-20T10:12:00Z">
              <w:rPr>
                <w:rFonts w:ascii="Calibri" w:hAnsi="Calibri" w:cs="Calibri"/>
                <w:i/>
                <w:iCs/>
                <w:sz w:val="22"/>
                <w:szCs w:val="22"/>
                <w:lang w:val="de-DE"/>
              </w:rPr>
            </w:rPrChange>
          </w:rPr>
          <w:t xml:space="preserve"> = .05.</w:t>
        </w:r>
      </w:ins>
    </w:p>
    <w:p w14:paraId="28966241" w14:textId="77777777" w:rsidR="004A33AD" w:rsidRPr="00F36529" w:rsidRDefault="004A33AD" w:rsidP="004A33AD">
      <w:pPr>
        <w:pStyle w:val="StandardWeb"/>
        <w:rPr>
          <w:ins w:id="261" w:author="Simone Bosbach" w:date="2026-05-20T11:51:00Z"/>
          <w:rFonts w:ascii="Calibri" w:hAnsi="Calibri" w:cs="Calibri"/>
          <w:b/>
          <w:bCs/>
          <w:i/>
          <w:iCs/>
          <w:lang w:val="en-GB"/>
          <w:rPrChange w:id="262" w:author="Simone Bosbach" w:date="2026-05-20T12:15:00Z" w16du:dateUtc="2026-05-20T10:15:00Z">
            <w:rPr>
              <w:ins w:id="263" w:author="Simone Bosbach" w:date="2026-05-20T11:51:00Z"/>
              <w:rFonts w:ascii="Calibri" w:hAnsi="Calibri" w:cs="Calibri"/>
              <w:b/>
              <w:bCs/>
              <w:i/>
              <w:iCs/>
              <w:lang w:val="de-DE"/>
            </w:rPr>
          </w:rPrChange>
        </w:rPr>
      </w:pPr>
      <w:ins w:id="264" w:author="Simone Bosbach" w:date="2026-05-20T11:51:00Z">
        <w:r w:rsidRPr="00F36529">
          <w:rPr>
            <w:rFonts w:ascii="Calibri" w:hAnsi="Calibri" w:cs="Calibri"/>
            <w:b/>
            <w:bCs/>
            <w:i/>
            <w:iCs/>
            <w:lang w:val="en-GB"/>
            <w:rPrChange w:id="265" w:author="Simone Bosbach" w:date="2026-05-20T12:15:00Z" w16du:dateUtc="2026-05-20T10:15:00Z">
              <w:rPr>
                <w:rFonts w:ascii="Calibri" w:hAnsi="Calibri" w:cs="Calibri"/>
                <w:b/>
                <w:bCs/>
                <w:i/>
                <w:iCs/>
                <w:lang w:val="de-DE"/>
              </w:rPr>
            </w:rPrChange>
          </w:rPr>
          <w:t>Multiple Comparisons and Interpretation</w:t>
        </w:r>
      </w:ins>
    </w:p>
    <w:p w14:paraId="2C440F70" w14:textId="77777777" w:rsidR="004A33AD" w:rsidRPr="00F36529" w:rsidRDefault="004A33AD" w:rsidP="004A33AD">
      <w:pPr>
        <w:pStyle w:val="StandardWeb"/>
        <w:rPr>
          <w:ins w:id="266" w:author="Simone Bosbach" w:date="2026-05-20T11:51:00Z"/>
          <w:rFonts w:ascii="Calibri" w:hAnsi="Calibri" w:cs="Calibri"/>
          <w:lang w:val="en-GB"/>
          <w:rPrChange w:id="267" w:author="Simone Bosbach" w:date="2026-05-20T12:15:00Z" w16du:dateUtc="2026-05-20T10:15:00Z">
            <w:rPr>
              <w:ins w:id="268" w:author="Simone Bosbach" w:date="2026-05-20T11:51:00Z"/>
              <w:rFonts w:ascii="Calibri" w:hAnsi="Calibri" w:cs="Calibri"/>
              <w:i/>
              <w:iCs/>
              <w:lang w:val="de-DE"/>
            </w:rPr>
          </w:rPrChange>
        </w:rPr>
      </w:pPr>
      <w:ins w:id="269" w:author="Simone Bosbach" w:date="2026-05-20T11:51:00Z">
        <w:r w:rsidRPr="00F36529">
          <w:rPr>
            <w:rFonts w:ascii="Calibri" w:hAnsi="Calibri" w:cs="Calibri"/>
            <w:lang w:val="en-GB"/>
            <w:rPrChange w:id="270" w:author="Simone Bosbach" w:date="2026-05-20T12:15:00Z" w16du:dateUtc="2026-05-20T10:15:00Z">
              <w:rPr>
                <w:rFonts w:ascii="Calibri" w:hAnsi="Calibri" w:cs="Calibri"/>
                <w:i/>
                <w:iCs/>
                <w:lang w:val="de-DE"/>
              </w:rPr>
            </w:rPrChange>
          </w:rPr>
          <w:t>Behavioral hypotheses are theoretically motivated and will be interpreted individually as separate confirmatory tests. EEG cluster-based permutation analyses inherently correct for multiple comparisons across electrodes and time points. Any additional post hoc analyses not explicitly preregistered will be clearly labeled exploratory.</w:t>
        </w:r>
      </w:ins>
    </w:p>
    <w:p w14:paraId="0653BF2D" w14:textId="77777777" w:rsidR="00870B0E" w:rsidRPr="00870B0E" w:rsidRDefault="00870B0E" w:rsidP="002A6943">
      <w:pPr>
        <w:pStyle w:val="StandardWeb"/>
        <w:rPr>
          <w:ins w:id="271" w:author="Simone Bosbach" w:date="2026-05-20T11:51:00Z" w16du:dateUtc="2026-05-20T09:51:00Z"/>
          <w:rFonts w:ascii="Calibri" w:hAnsi="Calibri" w:cs="Calibri"/>
          <w:i/>
          <w:iCs/>
          <w:sz w:val="22"/>
          <w:szCs w:val="22"/>
          <w:lang w:val="en-GB"/>
          <w:rPrChange w:id="272" w:author="Simone Bosbach" w:date="2026-05-20T11:51:00Z" w16du:dateUtc="2026-05-20T09:51:00Z">
            <w:rPr>
              <w:ins w:id="273" w:author="Simone Bosbach" w:date="2026-05-20T11:51:00Z" w16du:dateUtc="2026-05-20T09:51:00Z"/>
              <w:rFonts w:ascii="Calibri" w:hAnsi="Calibri" w:cs="Calibri"/>
              <w:i/>
              <w:iCs/>
              <w:sz w:val="22"/>
              <w:szCs w:val="22"/>
              <w:lang w:val="de-DE"/>
            </w:rPr>
          </w:rPrChange>
        </w:rPr>
      </w:pPr>
    </w:p>
    <w:p w14:paraId="0F629780" w14:textId="4BFA97F2" w:rsidR="00BF586E" w:rsidRPr="00BF586E" w:rsidDel="004A33AD" w:rsidRDefault="00BF586E" w:rsidP="002A6943">
      <w:pPr>
        <w:pStyle w:val="StandardWeb"/>
        <w:rPr>
          <w:del w:id="274" w:author="Simone Bosbach" w:date="2026-05-20T11:52:00Z" w16du:dateUtc="2026-05-20T09:52:00Z"/>
          <w:rFonts w:ascii="Calibri" w:hAnsi="Calibri" w:cs="Calibri"/>
          <w:sz w:val="22"/>
          <w:szCs w:val="22"/>
          <w:lang/>
        </w:rPr>
      </w:pPr>
      <w:del w:id="275" w:author="Simone Bosbach" w:date="2026-05-20T11:52:00Z" w16du:dateUtc="2026-05-20T09:52:00Z">
        <w:r w:rsidRPr="00BF586E" w:rsidDel="004A33AD">
          <w:rPr>
            <w:rFonts w:ascii="Calibri" w:hAnsi="Calibri" w:cs="Calibri"/>
            <w:i/>
            <w:iCs/>
            <w:sz w:val="22"/>
            <w:szCs w:val="22"/>
            <w:lang/>
          </w:rPr>
          <w:delText>Hypotheses 4 &amp; 5:</w:delText>
        </w:r>
        <w:r w:rsidDel="004A33AD">
          <w:rPr>
            <w:rFonts w:ascii="Calibri" w:hAnsi="Calibri" w:cs="Calibri"/>
            <w:i/>
            <w:iCs/>
            <w:sz w:val="22"/>
            <w:szCs w:val="22"/>
            <w:lang/>
          </w:rPr>
          <w:delText xml:space="preserve"> </w:delText>
        </w:r>
        <w:r w:rsidDel="004A33AD">
          <w:rPr>
            <w:rFonts w:ascii="Calibri" w:hAnsi="Calibri" w:cs="Calibri"/>
            <w:sz w:val="22"/>
            <w:szCs w:val="22"/>
            <w:lang/>
          </w:rPr>
          <w:br/>
        </w:r>
        <w:r w:rsidDel="004A33AD">
          <w:rPr>
            <w:rFonts w:ascii="Calibri" w:hAnsi="Calibri" w:cs="Calibri"/>
            <w:sz w:val="22"/>
            <w:szCs w:val="22"/>
            <w:lang/>
          </w:rPr>
          <w:br/>
          <w:delText xml:space="preserve">We will use cluster-based permutation t-tests (two-sided, </w:delText>
        </w:r>
        <w:r w:rsidRPr="00BF586E" w:rsidDel="004A33AD">
          <w:rPr>
            <w:rFonts w:ascii="Calibri" w:hAnsi="Calibri" w:cs="Calibri"/>
            <w:i/>
            <w:iCs/>
            <w:sz w:val="22"/>
            <w:szCs w:val="22"/>
            <w:lang/>
          </w:rPr>
          <w:delText>α</w:delText>
        </w:r>
        <w:r w:rsidDel="004A33AD">
          <w:rPr>
            <w:rFonts w:ascii="Calibri" w:hAnsi="Calibri" w:cs="Calibri"/>
            <w:sz w:val="22"/>
            <w:szCs w:val="22"/>
            <w:lang/>
          </w:rPr>
          <w:delText xml:space="preserve"> = .05) to compare EEG amplitudes across conditions / experimental tasks. Cluster-based permutation tests are non-parametric tests especially suitable for cases where the problem of multiple comparisons need to be avoided, such as EEG data that includes a substantially high number of datapoints per condition. We will draw 1000 random permutations from the data using the Monte Carlo Method. </w:delText>
        </w:r>
      </w:del>
    </w:p>
    <w:p w14:paraId="0C423341" w14:textId="55BFD27A" w:rsidR="00E40BBA" w:rsidRPr="00BF586E" w:rsidRDefault="0005641F" w:rsidP="00E40BBA">
      <w:pPr>
        <w:rPr>
          <w:rFonts w:ascii="Calibri" w:hAnsi="Calibri" w:cs="Calibri"/>
          <w:lang w:val="en-GB"/>
        </w:rPr>
      </w:pPr>
      <w:r w:rsidRPr="00BF586E">
        <w:rPr>
          <w:rFonts w:ascii="Calibri" w:hAnsi="Calibri" w:cs="Calibri"/>
          <w:b/>
          <w:bCs/>
          <w:lang w:val="en-GB"/>
        </w:rPr>
        <w:t>6) Outliers and Exclusions</w:t>
      </w:r>
      <w:r w:rsidRPr="00BF586E">
        <w:rPr>
          <w:rFonts w:ascii="Calibri" w:hAnsi="Calibri" w:cs="Calibri"/>
          <w:lang w:val="en-GB"/>
        </w:rPr>
        <w:t> </w:t>
      </w:r>
    </w:p>
    <w:p w14:paraId="3A775D4A" w14:textId="33E46D0C" w:rsidR="002A6943" w:rsidRPr="00BF586E" w:rsidRDefault="003A67DF" w:rsidP="00E40BBA">
      <w:pPr>
        <w:rPr>
          <w:rFonts w:ascii="Calibri" w:hAnsi="Calibri" w:cs="Calibri"/>
          <w:i/>
          <w:iCs/>
          <w:lang w:val="en-GB"/>
        </w:rPr>
      </w:pPr>
      <w:r w:rsidRPr="00BF586E">
        <w:rPr>
          <w:rFonts w:ascii="Calibri" w:hAnsi="Calibri" w:cs="Calibri"/>
          <w:i/>
          <w:iCs/>
          <w:lang w:val="en-GB"/>
        </w:rPr>
        <w:t>Exclusions Based on Behavioral Data:</w:t>
      </w:r>
    </w:p>
    <w:p w14:paraId="024CC7FD" w14:textId="77777777" w:rsidR="002B7E39" w:rsidRPr="004E2F64" w:rsidRDefault="002B7E39" w:rsidP="002B7E39">
      <w:pPr>
        <w:pStyle w:val="StandardWeb"/>
        <w:rPr>
          <w:ins w:id="276" w:author="Simone Bosbach" w:date="2026-05-20T12:21:00Z" w16du:dateUtc="2026-05-20T10:21:00Z"/>
          <w:rFonts w:ascii="Calibri" w:hAnsi="Calibri" w:cs="Calibri"/>
          <w:sz w:val="22"/>
          <w:szCs w:val="22"/>
        </w:rPr>
      </w:pPr>
      <w:ins w:id="277" w:author="Simone Bosbach" w:date="2026-05-20T12:21:00Z" w16du:dateUtc="2026-05-20T10:21:00Z">
        <w:r w:rsidRPr="004E2F64">
          <w:rPr>
            <w:rFonts w:ascii="Calibri" w:hAnsi="Calibri" w:cs="Calibri"/>
            <w:sz w:val="22"/>
            <w:szCs w:val="22"/>
          </w:rPr>
          <w:lastRenderedPageBreak/>
          <w:t>Participants will be excluded from all behavioral and EEG analyses if any of the following criteria are met:</w:t>
        </w:r>
      </w:ins>
    </w:p>
    <w:p w14:paraId="501A0D81" w14:textId="1A5784E5" w:rsidR="002A6943" w:rsidRPr="00BF586E" w:rsidRDefault="002A6943" w:rsidP="00E40BBA">
      <w:pPr>
        <w:rPr>
          <w:rStyle w:val="citation-152"/>
          <w:rFonts w:ascii="Calibri" w:hAnsi="Calibri" w:cs="Calibri"/>
          <w:lang w:val="en-GB"/>
        </w:rPr>
      </w:pPr>
      <w:r w:rsidRPr="00BF586E">
        <w:rPr>
          <w:rFonts w:ascii="Calibri" w:hAnsi="Calibri" w:cs="Calibri"/>
          <w:lang w:val="en-GB"/>
        </w:rPr>
        <w:t>Participant-Level Exclusions:</w:t>
      </w:r>
    </w:p>
    <w:p w14:paraId="5EB79A8D" w14:textId="4FCDDA44" w:rsidR="002A6943" w:rsidRPr="00BF586E" w:rsidRDefault="002A6943" w:rsidP="002A6943">
      <w:pPr>
        <w:pStyle w:val="Listenabsatz"/>
        <w:numPr>
          <w:ilvl w:val="0"/>
          <w:numId w:val="25"/>
        </w:numPr>
        <w:rPr>
          <w:rFonts w:ascii="Calibri" w:hAnsi="Calibri" w:cs="Calibri"/>
          <w:lang w:val="en-US"/>
        </w:rPr>
      </w:pPr>
      <w:r w:rsidRPr="00BF586E">
        <w:rPr>
          <w:rFonts w:ascii="Calibri" w:hAnsi="Calibri" w:cs="Calibri"/>
          <w:lang w:val="en-GB"/>
        </w:rPr>
        <w:t xml:space="preserve">Participants for which </w:t>
      </w:r>
      <w:r w:rsidRPr="00BF586E">
        <w:rPr>
          <w:rFonts w:ascii="Calibri" w:hAnsi="Calibri" w:cs="Calibri"/>
          <w:i/>
          <w:iCs/>
          <w:lang w:val="en-GB"/>
        </w:rPr>
        <w:t>neither</w:t>
      </w:r>
      <w:r w:rsidRPr="00BF586E">
        <w:rPr>
          <w:rFonts w:ascii="Calibri" w:hAnsi="Calibri" w:cs="Calibri"/>
          <w:lang w:val="en-GB"/>
        </w:rPr>
        <w:t xml:space="preserve"> the high motor control QUEST+ staircase nor the low motor control QUEST+ staircase converged (final posterior SD ≥ 0.20) are excluded, since this indicates that our intended manipulation did not work.</w:t>
      </w:r>
    </w:p>
    <w:p w14:paraId="7AB45660" w14:textId="5FEB051A" w:rsidR="002A6943" w:rsidRPr="00BF586E" w:rsidRDefault="002A6943" w:rsidP="002A6943">
      <w:pPr>
        <w:pStyle w:val="Listenabsatz"/>
        <w:numPr>
          <w:ilvl w:val="0"/>
          <w:numId w:val="25"/>
        </w:numPr>
        <w:rPr>
          <w:rFonts w:ascii="Calibri" w:hAnsi="Calibri" w:cs="Calibri"/>
          <w:lang w:val="en-GB"/>
        </w:rPr>
      </w:pPr>
      <w:r w:rsidRPr="00BF586E">
        <w:rPr>
          <w:rStyle w:val="citation-152"/>
          <w:rFonts w:ascii="Calibri" w:hAnsi="Calibri" w:cs="Calibri"/>
          <w:lang w:val="en-US"/>
        </w:rPr>
        <w:t>Participants who didn’t</w:t>
      </w:r>
      <w:r w:rsidRPr="00BF586E">
        <w:rPr>
          <w:rFonts w:ascii="Calibri" w:hAnsi="Calibri" w:cs="Calibri"/>
          <w:lang w:val="en-GB"/>
        </w:rPr>
        <w:t xml:space="preserve"> respond in time on ≥ 50% of trials in the control detection task, for </w:t>
      </w:r>
      <w:r w:rsidRPr="00BF586E">
        <w:rPr>
          <w:rFonts w:ascii="Calibri" w:hAnsi="Calibri" w:cs="Calibri"/>
          <w:i/>
          <w:iCs/>
          <w:lang w:val="en-GB"/>
        </w:rPr>
        <w:t>either</w:t>
      </w:r>
      <w:r w:rsidRPr="00BF586E">
        <w:rPr>
          <w:rFonts w:ascii="Calibri" w:hAnsi="Calibri" w:cs="Calibri"/>
          <w:lang w:val="en-GB"/>
        </w:rPr>
        <w:t> the high or low control condition are excluded</w:t>
      </w:r>
      <w:r w:rsidR="00537C8D">
        <w:rPr>
          <w:rFonts w:ascii="Calibri" w:hAnsi="Calibri" w:cs="Calibri"/>
          <w:lang w:val="en-GB"/>
        </w:rPr>
        <w:t xml:space="preserve"> due to no task adherence</w:t>
      </w:r>
      <w:r w:rsidRPr="00BF586E">
        <w:rPr>
          <w:rFonts w:ascii="Calibri" w:hAnsi="Calibri" w:cs="Calibri"/>
          <w:lang w:val="en-GB"/>
        </w:rPr>
        <w:t>.</w:t>
      </w:r>
    </w:p>
    <w:p w14:paraId="4297B8E3" w14:textId="726924E8" w:rsidR="002A6943" w:rsidRPr="00BF586E" w:rsidRDefault="002A6943" w:rsidP="002A6943">
      <w:pPr>
        <w:pStyle w:val="Listenabsatz"/>
        <w:numPr>
          <w:ilvl w:val="0"/>
          <w:numId w:val="25"/>
        </w:numPr>
        <w:rPr>
          <w:rStyle w:val="citation-152"/>
          <w:rFonts w:ascii="Calibri" w:hAnsi="Calibri" w:cs="Calibri"/>
          <w:lang w:val="en-US"/>
        </w:rPr>
      </w:pPr>
      <w:r w:rsidRPr="00BF586E">
        <w:rPr>
          <w:rStyle w:val="citation-152"/>
          <w:rFonts w:ascii="Calibri" w:hAnsi="Calibri" w:cs="Calibri"/>
          <w:lang w:val="en-US"/>
        </w:rPr>
        <w:t xml:space="preserve">Participants whose accuracy in detecting which item they controlled </w:t>
      </w:r>
      <w:r w:rsidR="00537C8D" w:rsidRPr="00BF586E">
        <w:rPr>
          <w:rStyle w:val="citation-152"/>
          <w:rFonts w:ascii="Calibri" w:hAnsi="Calibri" w:cs="Calibri"/>
          <w:lang w:val="en-US"/>
        </w:rPr>
        <w:t>exceeds ±</w:t>
      </w:r>
      <w:r w:rsidRPr="00BF586E">
        <w:rPr>
          <w:rStyle w:val="citation-152"/>
          <w:rFonts w:ascii="Calibri" w:hAnsi="Calibri" w:cs="Calibri"/>
          <w:lang w:val="en-US"/>
        </w:rPr>
        <w:t>2.5 standard deviations from the group mean, in the control detection task, are excluded</w:t>
      </w:r>
      <w:r w:rsidRPr="00BF586E">
        <w:rPr>
          <w:rFonts w:ascii="Calibri" w:hAnsi="Calibri" w:cs="Calibri"/>
          <w:lang w:val="en-US"/>
        </w:rPr>
        <w:t>.</w:t>
      </w:r>
    </w:p>
    <w:p w14:paraId="2D50765B" w14:textId="75EE0ECF" w:rsidR="003A67DF" w:rsidRPr="00BF586E" w:rsidRDefault="002A6943" w:rsidP="002A6943">
      <w:pPr>
        <w:rPr>
          <w:rStyle w:val="citation-150"/>
          <w:rFonts w:ascii="Calibri" w:eastAsiaTheme="majorEastAsia" w:hAnsi="Calibri" w:cs="Calibri"/>
          <w:lang w:val="en-GB"/>
        </w:rPr>
      </w:pPr>
      <w:r w:rsidRPr="00BF586E">
        <w:rPr>
          <w:rStyle w:val="citation-152"/>
          <w:rFonts w:ascii="Calibri" w:hAnsi="Calibri" w:cs="Calibri"/>
          <w:lang w:val="en-US"/>
        </w:rPr>
        <w:t xml:space="preserve"> </w:t>
      </w:r>
      <w:r w:rsidR="00E40BBA" w:rsidRPr="00BF586E">
        <w:rPr>
          <w:rStyle w:val="citation-150"/>
          <w:rFonts w:ascii="Calibri" w:eastAsiaTheme="majorEastAsia" w:hAnsi="Calibri" w:cs="Calibri"/>
          <w:lang w:val="en-GB"/>
        </w:rPr>
        <w:t>Trial-level</w:t>
      </w:r>
      <w:r w:rsidR="003A67DF" w:rsidRPr="00BF586E">
        <w:rPr>
          <w:rStyle w:val="citation-150"/>
          <w:rFonts w:ascii="Calibri" w:eastAsiaTheme="majorEastAsia" w:hAnsi="Calibri" w:cs="Calibri"/>
          <w:lang w:val="en-GB"/>
        </w:rPr>
        <w:t xml:space="preserve"> exclusions</w:t>
      </w:r>
      <w:r w:rsidR="00E40BBA" w:rsidRPr="00BF586E">
        <w:rPr>
          <w:rStyle w:val="citation-150"/>
          <w:rFonts w:ascii="Calibri" w:eastAsiaTheme="majorEastAsia" w:hAnsi="Calibri" w:cs="Calibri"/>
          <w:lang w:val="en-GB"/>
        </w:rPr>
        <w:t xml:space="preserve">: </w:t>
      </w:r>
    </w:p>
    <w:p w14:paraId="1FF96FB6" w14:textId="095C8165" w:rsidR="002A6943" w:rsidRPr="00891168" w:rsidRDefault="002A6943" w:rsidP="002A6943">
      <w:pPr>
        <w:pStyle w:val="StandardWeb"/>
        <w:numPr>
          <w:ilvl w:val="0"/>
          <w:numId w:val="28"/>
        </w:numPr>
        <w:spacing w:before="0" w:beforeAutospacing="0"/>
        <w:rPr>
          <w:rFonts w:ascii="Calibri" w:eastAsiaTheme="majorEastAsia" w:hAnsi="Calibri" w:cs="Calibri"/>
          <w:sz w:val="22"/>
          <w:szCs w:val="22"/>
          <w:lang w:val="en-GB"/>
        </w:rPr>
      </w:pPr>
      <w:r w:rsidRPr="00BF586E">
        <w:rPr>
          <w:rFonts w:ascii="Calibri" w:eastAsiaTheme="majorEastAsia" w:hAnsi="Calibri" w:cs="Calibri"/>
          <w:sz w:val="22"/>
          <w:szCs w:val="22"/>
          <w:lang w:val="en-GB"/>
        </w:rPr>
        <w:t>Individual recognition trials where the reaction time exceeds that participant's </w:t>
      </w:r>
      <w:r w:rsidRPr="00891168">
        <w:rPr>
          <w:rFonts w:ascii="Calibri" w:eastAsiaTheme="majorEastAsia" w:hAnsi="Calibri" w:cs="Calibri"/>
          <w:sz w:val="22"/>
          <w:szCs w:val="22"/>
          <w:lang w:val="en-GB"/>
        </w:rPr>
        <w:t xml:space="preserve">mean </w:t>
      </w:r>
      <w:r w:rsidR="00537C8D">
        <w:rPr>
          <w:rFonts w:ascii="Calibri" w:eastAsiaTheme="majorEastAsia" w:hAnsi="Calibri" w:cs="Calibri"/>
          <w:sz w:val="22"/>
          <w:szCs w:val="22"/>
          <w:lang w:val="en-GB"/>
        </w:rPr>
        <w:t>by</w:t>
      </w:r>
      <w:r w:rsidRPr="00891168">
        <w:rPr>
          <w:rFonts w:ascii="Calibri" w:eastAsiaTheme="majorEastAsia" w:hAnsi="Calibri" w:cs="Calibri"/>
          <w:sz w:val="22"/>
          <w:szCs w:val="22"/>
          <w:lang w:val="en-GB"/>
        </w:rPr>
        <w:t xml:space="preserve"> 3</w:t>
      </w:r>
      <w:r w:rsidR="00891168">
        <w:rPr>
          <w:rFonts w:ascii="Calibri" w:eastAsiaTheme="majorEastAsia" w:hAnsi="Calibri" w:cs="Calibri"/>
          <w:sz w:val="22"/>
          <w:szCs w:val="22"/>
          <w:lang w:val="en-GB"/>
        </w:rPr>
        <w:t xml:space="preserve"> </w:t>
      </w:r>
      <w:r w:rsidRPr="00891168">
        <w:rPr>
          <w:rFonts w:ascii="Calibri" w:eastAsiaTheme="majorEastAsia" w:hAnsi="Calibri" w:cs="Calibri"/>
          <w:sz w:val="22"/>
          <w:szCs w:val="22"/>
          <w:lang w:val="en-GB"/>
        </w:rPr>
        <w:t>SD</w:t>
      </w:r>
      <w:r w:rsidR="00537C8D">
        <w:rPr>
          <w:rFonts w:ascii="Calibri" w:eastAsiaTheme="majorEastAsia" w:hAnsi="Calibri" w:cs="Calibri"/>
          <w:sz w:val="22"/>
          <w:szCs w:val="22"/>
          <w:lang w:val="en-GB"/>
        </w:rPr>
        <w:t>s</w:t>
      </w:r>
      <w:r w:rsidRPr="00891168">
        <w:rPr>
          <w:rFonts w:ascii="Calibri" w:eastAsiaTheme="majorEastAsia" w:hAnsi="Calibri" w:cs="Calibri"/>
          <w:sz w:val="22"/>
          <w:szCs w:val="22"/>
          <w:lang w:val="en-GB"/>
        </w:rPr>
        <w:t> are excluded.</w:t>
      </w:r>
    </w:p>
    <w:p w14:paraId="3A414032" w14:textId="74487F33" w:rsidR="002A6943" w:rsidRDefault="003A67DF" w:rsidP="00E40BBA">
      <w:pPr>
        <w:pStyle w:val="StandardWeb"/>
        <w:spacing w:before="0" w:beforeAutospacing="0"/>
        <w:rPr>
          <w:rFonts w:ascii="Calibri" w:hAnsi="Calibri" w:cs="Calibri"/>
          <w:sz w:val="22"/>
          <w:szCs w:val="22"/>
        </w:rPr>
      </w:pPr>
      <w:r w:rsidRPr="001B38CC">
        <w:rPr>
          <w:rFonts w:ascii="Calibri" w:hAnsi="Calibri" w:cs="Calibri"/>
          <w:i/>
          <w:iCs/>
          <w:sz w:val="22"/>
          <w:szCs w:val="22"/>
        </w:rPr>
        <w:t>Exclusions Based on Neurophysiological Data:</w:t>
      </w:r>
    </w:p>
    <w:p w14:paraId="5FC08840" w14:textId="50AD7525" w:rsidR="00891168" w:rsidRDefault="001B38CC" w:rsidP="00E40BBA">
      <w:pPr>
        <w:pStyle w:val="StandardWeb"/>
        <w:spacing w:before="0" w:beforeAutospacing="0"/>
        <w:rPr>
          <w:ins w:id="278" w:author="Simone Bosbach" w:date="2026-05-20T11:53:00Z" w16du:dateUtc="2026-05-20T09:53:00Z"/>
          <w:rFonts w:ascii="Calibri" w:hAnsi="Calibri" w:cs="Calibri"/>
          <w:sz w:val="22"/>
          <w:szCs w:val="22"/>
        </w:rPr>
      </w:pPr>
      <w:r>
        <w:rPr>
          <w:rFonts w:ascii="Calibri" w:hAnsi="Calibri" w:cs="Calibri"/>
          <w:sz w:val="22"/>
          <w:szCs w:val="22"/>
        </w:rPr>
        <w:t>After EEG preprocessing, participants who have fewer than 25 trials in at least one experimental condition are excluded.</w:t>
      </w:r>
    </w:p>
    <w:p w14:paraId="0B46FD74" w14:textId="77777777" w:rsidR="004E2F64" w:rsidRPr="005405A7" w:rsidRDefault="004E2F64" w:rsidP="004E2F64">
      <w:pPr>
        <w:pStyle w:val="StandardWeb"/>
        <w:rPr>
          <w:ins w:id="279" w:author="Simone Bosbach" w:date="2026-05-20T11:53:00Z" w16du:dateUtc="2026-05-20T09:53:00Z"/>
          <w:rFonts w:ascii="Calibri" w:hAnsi="Calibri" w:cs="Calibri"/>
          <w:i/>
          <w:iCs/>
          <w:sz w:val="22"/>
          <w:szCs w:val="22"/>
          <w:rPrChange w:id="280" w:author="Simone Bosbach" w:date="2026-05-20T15:56:00Z" w16du:dateUtc="2026-05-20T13:56:00Z">
            <w:rPr>
              <w:ins w:id="281" w:author="Simone Bosbach" w:date="2026-05-20T11:53:00Z" w16du:dateUtc="2026-05-20T09:53:00Z"/>
              <w:rFonts w:ascii="Calibri" w:hAnsi="Calibri" w:cs="Calibri"/>
              <w:sz w:val="22"/>
              <w:szCs w:val="22"/>
            </w:rPr>
          </w:rPrChange>
        </w:rPr>
      </w:pPr>
      <w:ins w:id="282" w:author="Simone Bosbach" w:date="2026-05-20T11:53:00Z" w16du:dateUtc="2026-05-20T09:53:00Z">
        <w:r w:rsidRPr="005405A7">
          <w:rPr>
            <w:rFonts w:ascii="Calibri" w:hAnsi="Calibri" w:cs="Calibri"/>
            <w:i/>
            <w:iCs/>
            <w:sz w:val="22"/>
            <w:szCs w:val="22"/>
            <w:rPrChange w:id="283" w:author="Simone Bosbach" w:date="2026-05-20T15:56:00Z" w16du:dateUtc="2026-05-20T13:56:00Z">
              <w:rPr>
                <w:rFonts w:ascii="Calibri" w:hAnsi="Calibri" w:cs="Calibri"/>
                <w:sz w:val="22"/>
                <w:szCs w:val="22"/>
              </w:rPr>
            </w:rPrChange>
          </w:rPr>
          <w:t>Outlier Handling and Transparency</w:t>
        </w:r>
      </w:ins>
    </w:p>
    <w:p w14:paraId="70ECB9A1" w14:textId="04AA7603" w:rsidR="004E2F64" w:rsidRPr="004E2F64" w:rsidRDefault="004E2F64" w:rsidP="004E2F64">
      <w:pPr>
        <w:pStyle w:val="StandardWeb"/>
        <w:rPr>
          <w:ins w:id="284" w:author="Simone Bosbach" w:date="2026-05-20T11:53:00Z" w16du:dateUtc="2026-05-20T09:53:00Z"/>
          <w:rFonts w:ascii="Calibri" w:hAnsi="Calibri" w:cs="Calibri"/>
          <w:sz w:val="22"/>
          <w:szCs w:val="22"/>
        </w:rPr>
      </w:pPr>
      <w:ins w:id="285" w:author="Simone Bosbach" w:date="2026-05-20T11:53:00Z" w16du:dateUtc="2026-05-20T09:53:00Z">
        <w:r w:rsidRPr="004E2F64">
          <w:rPr>
            <w:rFonts w:ascii="Calibri" w:hAnsi="Calibri" w:cs="Calibri"/>
            <w:sz w:val="22"/>
            <w:szCs w:val="22"/>
          </w:rPr>
          <w:t>No participant exclusions will be based on experimental performance relative to the group distribution (e.g. unusually high or low control detection accuracy) unless the participant meets one of the preregistered exclusion criteria above.</w:t>
        </w:r>
      </w:ins>
    </w:p>
    <w:p w14:paraId="0312AFA6" w14:textId="703AD498" w:rsidR="004E2F64" w:rsidRDefault="004E2F64" w:rsidP="004E2F64">
      <w:pPr>
        <w:pStyle w:val="StandardWeb"/>
        <w:spacing w:before="0" w:beforeAutospacing="0"/>
        <w:rPr>
          <w:ins w:id="286" w:author="Simone Bosbach" w:date="2026-05-20T11:53:00Z" w16du:dateUtc="2026-05-20T09:53:00Z"/>
          <w:rFonts w:ascii="Calibri" w:hAnsi="Calibri" w:cs="Calibri"/>
          <w:sz w:val="22"/>
          <w:szCs w:val="22"/>
        </w:rPr>
      </w:pPr>
      <w:ins w:id="287" w:author="Simone Bosbach" w:date="2026-05-20T11:53:00Z" w16du:dateUtc="2026-05-20T09:53:00Z">
        <w:r w:rsidRPr="004E2F64">
          <w:rPr>
            <w:rFonts w:ascii="Calibri" w:hAnsi="Calibri" w:cs="Calibri"/>
            <w:sz w:val="22"/>
            <w:szCs w:val="22"/>
          </w:rPr>
          <w:t>Any deviations from these preregistered exclusion procedures, if necessary, will be explicitly reported and justified as exploratory or data-quality-related decisions.</w:t>
        </w:r>
      </w:ins>
    </w:p>
    <w:p w14:paraId="6C2403CC" w14:textId="77777777" w:rsidR="004E2F64" w:rsidRPr="00891168" w:rsidRDefault="004E2F64" w:rsidP="00E40BBA">
      <w:pPr>
        <w:pStyle w:val="StandardWeb"/>
        <w:spacing w:before="0" w:beforeAutospacing="0"/>
        <w:rPr>
          <w:rFonts w:ascii="Calibri" w:hAnsi="Calibri" w:cs="Calibri"/>
          <w:sz w:val="22"/>
          <w:szCs w:val="22"/>
        </w:rPr>
      </w:pPr>
    </w:p>
    <w:p w14:paraId="6AACEE3A" w14:textId="1C44BAD8" w:rsidR="0005641F" w:rsidRPr="00BF586E" w:rsidRDefault="0005641F">
      <w:pPr>
        <w:rPr>
          <w:rFonts w:ascii="Calibri" w:hAnsi="Calibri" w:cs="Calibri"/>
          <w:lang w:val="en-GB"/>
        </w:rPr>
      </w:pPr>
      <w:r w:rsidRPr="00BF586E">
        <w:rPr>
          <w:rFonts w:ascii="Calibri" w:hAnsi="Calibri" w:cs="Calibri"/>
          <w:b/>
          <w:bCs/>
          <w:lang w:val="en-GB"/>
        </w:rPr>
        <w:t>7) Sample Size</w:t>
      </w:r>
      <w:r w:rsidRPr="00BF586E">
        <w:rPr>
          <w:rFonts w:ascii="Calibri" w:hAnsi="Calibri" w:cs="Calibri"/>
          <w:lang w:val="en-GB"/>
        </w:rPr>
        <w:t> </w:t>
      </w:r>
    </w:p>
    <w:p w14:paraId="213BCC39" w14:textId="2C4E4E81" w:rsidR="0019366B" w:rsidRPr="0019366B" w:rsidRDefault="0019366B" w:rsidP="0019366B">
      <w:pPr>
        <w:rPr>
          <w:rFonts w:ascii="Calibri" w:hAnsi="Calibri" w:cs="Calibri"/>
          <w:lang/>
        </w:rPr>
      </w:pPr>
      <w:r w:rsidRPr="0019366B">
        <w:rPr>
          <w:rFonts w:ascii="Calibri" w:hAnsi="Calibri" w:cs="Calibri"/>
          <w:lang/>
        </w:rPr>
        <w:t xml:space="preserve">Sample size was determined </w:t>
      </w:r>
      <w:del w:id="288" w:author="Simone Bosbach" w:date="2026-05-20T12:30:00Z" w16du:dateUtc="2026-05-20T10:30:00Z">
        <w:r w:rsidRPr="0019366B" w:rsidDel="001D78CC">
          <w:rPr>
            <w:rFonts w:ascii="Calibri" w:hAnsi="Calibri" w:cs="Calibri"/>
            <w:lang/>
          </w:rPr>
          <w:delText xml:space="preserve">by </w:delText>
        </w:r>
      </w:del>
      <w:ins w:id="289" w:author="Simone Bosbach" w:date="2026-05-20T12:30:00Z" w16du:dateUtc="2026-05-20T10:30:00Z">
        <w:r w:rsidR="001D78CC" w:rsidRPr="001D78CC">
          <w:rPr>
            <w:rFonts w:ascii="Calibri" w:hAnsi="Calibri" w:cs="Calibri"/>
            <w:lang w:val="en-GB"/>
            <w:rPrChange w:id="290" w:author="Simone Bosbach" w:date="2026-05-20T12:30:00Z" w16du:dateUtc="2026-05-20T10:30:00Z">
              <w:rPr>
                <w:rFonts w:ascii="Calibri" w:hAnsi="Calibri" w:cs="Calibri"/>
              </w:rPr>
            </w:rPrChange>
          </w:rPr>
          <w:t>us</w:t>
        </w:r>
        <w:r w:rsidR="001D78CC">
          <w:rPr>
            <w:rFonts w:ascii="Calibri" w:hAnsi="Calibri" w:cs="Calibri"/>
            <w:lang w:val="en-GB"/>
          </w:rPr>
          <w:t>ing</w:t>
        </w:r>
        <w:r w:rsidR="001D78CC" w:rsidRPr="0019366B">
          <w:rPr>
            <w:rFonts w:ascii="Calibri" w:hAnsi="Calibri" w:cs="Calibri"/>
            <w:lang/>
          </w:rPr>
          <w:t xml:space="preserve"> </w:t>
        </w:r>
      </w:ins>
      <w:r w:rsidRPr="0019366B">
        <w:rPr>
          <w:rFonts w:ascii="Calibri" w:hAnsi="Calibri" w:cs="Calibri"/>
          <w:lang/>
        </w:rPr>
        <w:t>Monte Carlo simulation</w:t>
      </w:r>
      <w:r>
        <w:rPr>
          <w:rFonts w:ascii="Calibri" w:hAnsi="Calibri" w:cs="Calibri"/>
          <w:lang/>
        </w:rPr>
        <w:t>s</w:t>
      </w:r>
      <w:r w:rsidRPr="0019366B">
        <w:rPr>
          <w:rFonts w:ascii="Calibri" w:hAnsi="Calibri" w:cs="Calibri"/>
          <w:lang/>
        </w:rPr>
        <w:t xml:space="preserve"> (1,000 iterations per cell). We simulated each of the seven planned analyses at small (</w:t>
      </w:r>
      <w:r w:rsidRPr="0019366B">
        <w:rPr>
          <w:rFonts w:ascii="Calibri" w:hAnsi="Calibri" w:cs="Calibri"/>
          <w:i/>
          <w:iCs/>
          <w:lang/>
        </w:rPr>
        <w:t>d</w:t>
      </w:r>
      <w:r w:rsidRPr="0019366B">
        <w:rPr>
          <w:rFonts w:ascii="Calibri" w:hAnsi="Calibri" w:cs="Calibri"/>
          <w:lang/>
        </w:rPr>
        <w:t> = 0.20) and medium (</w:t>
      </w:r>
      <w:r w:rsidRPr="0019366B">
        <w:rPr>
          <w:rFonts w:ascii="Calibri" w:hAnsi="Calibri" w:cs="Calibri"/>
          <w:i/>
          <w:iCs/>
          <w:lang/>
        </w:rPr>
        <w:t>d</w:t>
      </w:r>
      <w:r w:rsidRPr="0019366B">
        <w:rPr>
          <w:rFonts w:ascii="Calibri" w:hAnsi="Calibri" w:cs="Calibri"/>
          <w:lang/>
        </w:rPr>
        <w:t> = 0.50) effect sizes for sample sizes of 30, 40, 50, and 60. Baseline hit rate (.62), </w:t>
      </w:r>
      <w:r w:rsidRPr="0019366B">
        <w:rPr>
          <w:rFonts w:ascii="Calibri" w:hAnsi="Calibri" w:cs="Calibri"/>
          <w:i/>
          <w:iCs/>
          <w:lang/>
        </w:rPr>
        <w:t>d</w:t>
      </w:r>
      <w:r w:rsidRPr="0019366B">
        <w:rPr>
          <w:rFonts w:ascii="Calibri" w:hAnsi="Calibri" w:cs="Calibri"/>
          <w:lang/>
        </w:rPr>
        <w:t>′ (0.74), log-RT variance components (between-person </w:t>
      </w:r>
      <w:r w:rsidRPr="0019366B">
        <w:rPr>
          <w:rFonts w:ascii="Calibri" w:hAnsi="Calibri" w:cs="Calibri"/>
          <w:i/>
          <w:iCs/>
          <w:lang/>
        </w:rPr>
        <w:t>SD</w:t>
      </w:r>
      <w:r w:rsidRPr="0019366B">
        <w:rPr>
          <w:rFonts w:ascii="Calibri" w:hAnsi="Calibri" w:cs="Calibri"/>
          <w:lang/>
        </w:rPr>
        <w:t> = 0.149, within-person </w:t>
      </w:r>
      <w:r w:rsidRPr="0019366B">
        <w:rPr>
          <w:rFonts w:ascii="Calibri" w:hAnsi="Calibri" w:cs="Calibri"/>
          <w:i/>
          <w:iCs/>
          <w:lang/>
        </w:rPr>
        <w:t>SD</w:t>
      </w:r>
      <w:r w:rsidRPr="0019366B">
        <w:rPr>
          <w:rFonts w:ascii="Calibri" w:hAnsi="Calibri" w:cs="Calibri"/>
          <w:lang/>
        </w:rPr>
        <w:t> = 0.241), and random intercept </w:t>
      </w:r>
      <w:r w:rsidRPr="0019366B">
        <w:rPr>
          <w:rFonts w:ascii="Calibri" w:hAnsi="Calibri" w:cs="Calibri"/>
          <w:i/>
          <w:iCs/>
          <w:lang/>
        </w:rPr>
        <w:t>SD</w:t>
      </w:r>
      <w:r w:rsidRPr="0019366B">
        <w:rPr>
          <w:rFonts w:ascii="Calibri" w:hAnsi="Calibri" w:cs="Calibri"/>
          <w:lang/>
        </w:rPr>
        <w:t xml:space="preserve"> (0.656) were extracted from pilot </w:t>
      </w:r>
      <w:r>
        <w:rPr>
          <w:rFonts w:ascii="Calibri" w:hAnsi="Calibri" w:cs="Calibri"/>
          <w:lang/>
        </w:rPr>
        <w:t>data (</w:t>
      </w:r>
      <w:r w:rsidRPr="0019366B">
        <w:rPr>
          <w:rFonts w:ascii="Calibri" w:hAnsi="Calibri" w:cs="Calibri"/>
          <w:i/>
          <w:iCs/>
          <w:lang/>
        </w:rPr>
        <w:t>N</w:t>
      </w:r>
      <w:r>
        <w:rPr>
          <w:rFonts w:ascii="Calibri" w:hAnsi="Calibri" w:cs="Calibri"/>
          <w:lang/>
        </w:rPr>
        <w:t xml:space="preserve"> = 10)</w:t>
      </w:r>
      <w:r w:rsidRPr="0019366B">
        <w:rPr>
          <w:rFonts w:ascii="Calibri" w:hAnsi="Calibri" w:cs="Calibri"/>
          <w:lang/>
        </w:rPr>
        <w:t>. Power was approximated using G</w:t>
      </w:r>
      <w:r>
        <w:rPr>
          <w:rFonts w:ascii="Calibri" w:hAnsi="Calibri" w:cs="Calibri"/>
          <w:lang/>
        </w:rPr>
        <w:t xml:space="preserve">eneralized </w:t>
      </w:r>
      <w:r w:rsidRPr="0019366B">
        <w:rPr>
          <w:rFonts w:ascii="Calibri" w:hAnsi="Calibri" w:cs="Calibri"/>
          <w:lang/>
        </w:rPr>
        <w:t>E</w:t>
      </w:r>
      <w:r>
        <w:rPr>
          <w:rFonts w:ascii="Calibri" w:hAnsi="Calibri" w:cs="Calibri"/>
          <w:lang/>
        </w:rPr>
        <w:t xml:space="preserve">stimating </w:t>
      </w:r>
      <w:r w:rsidRPr="0019366B">
        <w:rPr>
          <w:rFonts w:ascii="Calibri" w:hAnsi="Calibri" w:cs="Calibri"/>
          <w:lang/>
        </w:rPr>
        <w:t>E</w:t>
      </w:r>
      <w:r>
        <w:rPr>
          <w:rFonts w:ascii="Calibri" w:hAnsi="Calibri" w:cs="Calibri"/>
          <w:lang/>
        </w:rPr>
        <w:t xml:space="preserve">quations due to computational bottlenecks imposed by the actual GLMM and LMMs. GEEs </w:t>
      </w:r>
      <w:r w:rsidRPr="0019366B">
        <w:rPr>
          <w:rFonts w:ascii="Calibri" w:hAnsi="Calibri" w:cs="Calibri"/>
          <w:lang/>
        </w:rPr>
        <w:t>provid</w:t>
      </w:r>
      <w:r>
        <w:rPr>
          <w:rFonts w:ascii="Calibri" w:hAnsi="Calibri" w:cs="Calibri"/>
          <w:lang/>
        </w:rPr>
        <w:t xml:space="preserve">e </w:t>
      </w:r>
      <w:r w:rsidRPr="0019366B">
        <w:rPr>
          <w:rFonts w:ascii="Calibri" w:hAnsi="Calibri" w:cs="Calibri"/>
          <w:lang/>
        </w:rPr>
        <w:t xml:space="preserve">conservative estimates relative to the </w:t>
      </w:r>
      <w:r>
        <w:rPr>
          <w:rFonts w:ascii="Calibri" w:hAnsi="Calibri" w:cs="Calibri"/>
          <w:lang/>
        </w:rPr>
        <w:t xml:space="preserve">planned </w:t>
      </w:r>
      <w:r w:rsidRPr="0019366B">
        <w:rPr>
          <w:rFonts w:ascii="Calibri" w:hAnsi="Calibri" w:cs="Calibri"/>
          <w:lang/>
        </w:rPr>
        <w:t>models.</w:t>
      </w:r>
    </w:p>
    <w:p w14:paraId="0E165FE1" w14:textId="6FA54C40" w:rsidR="0019366B" w:rsidRDefault="0019366B" w:rsidP="0019366B">
      <w:pPr>
        <w:rPr>
          <w:ins w:id="291" w:author="Simone Bosbach" w:date="2026-05-20T12:32:00Z" w16du:dateUtc="2026-05-20T10:32:00Z"/>
          <w:rFonts w:ascii="Calibri" w:hAnsi="Calibri" w:cs="Calibri"/>
        </w:rPr>
      </w:pPr>
      <w:r w:rsidRPr="0019366B">
        <w:rPr>
          <w:rFonts w:ascii="Calibri" w:hAnsi="Calibri" w:cs="Calibri"/>
          <w:lang/>
        </w:rPr>
        <w:t>At a medium effect size, all seven analyses achieved power ≥ .97 at </w:t>
      </w:r>
      <w:r w:rsidRPr="0019366B">
        <w:rPr>
          <w:rFonts w:ascii="Calibri" w:hAnsi="Calibri" w:cs="Calibri"/>
          <w:i/>
          <w:iCs/>
          <w:lang/>
        </w:rPr>
        <w:t>N</w:t>
      </w:r>
      <w:r w:rsidRPr="0019366B">
        <w:rPr>
          <w:rFonts w:ascii="Calibri" w:hAnsi="Calibri" w:cs="Calibri"/>
          <w:lang/>
        </w:rPr>
        <w:t> = 30. At a small effect size, reaction time and agency models reached ceiling power (≥ .99) at all sample sizes, while the </w:t>
      </w:r>
      <w:r w:rsidRPr="0019366B">
        <w:rPr>
          <w:rFonts w:ascii="Calibri" w:hAnsi="Calibri" w:cs="Calibri"/>
          <w:i/>
          <w:iCs/>
          <w:lang/>
        </w:rPr>
        <w:t>d</w:t>
      </w:r>
      <w:r w:rsidRPr="0019366B">
        <w:rPr>
          <w:rFonts w:ascii="Calibri" w:hAnsi="Calibri" w:cs="Calibri"/>
          <w:lang/>
        </w:rPr>
        <w:t>′ ANOVA and binomial hit-rate models remained below .80 even at </w:t>
      </w:r>
      <w:r w:rsidRPr="0019366B">
        <w:rPr>
          <w:rFonts w:ascii="Calibri" w:hAnsi="Calibri" w:cs="Calibri"/>
          <w:i/>
          <w:iCs/>
          <w:lang/>
        </w:rPr>
        <w:t>N</w:t>
      </w:r>
      <w:r w:rsidRPr="0019366B">
        <w:rPr>
          <w:rFonts w:ascii="Calibri" w:hAnsi="Calibri" w:cs="Calibri"/>
          <w:lang/>
        </w:rPr>
        <w:t xml:space="preserve"> = 60. </w:t>
      </w:r>
      <w:r>
        <w:rPr>
          <w:rFonts w:ascii="Calibri" w:hAnsi="Calibri" w:cs="Calibri"/>
          <w:lang/>
        </w:rPr>
        <w:br/>
      </w:r>
      <w:r>
        <w:rPr>
          <w:rFonts w:ascii="Calibri" w:hAnsi="Calibri" w:cs="Calibri"/>
          <w:lang/>
        </w:rPr>
        <w:br/>
      </w:r>
      <w:r w:rsidRPr="0019366B">
        <w:rPr>
          <w:rFonts w:ascii="Calibri" w:hAnsi="Calibri" w:cs="Calibri"/>
          <w:lang/>
        </w:rPr>
        <w:t>We</w:t>
      </w:r>
      <w:ins w:id="292" w:author="Simone Bosbach" w:date="2026-05-20T12:33:00Z" w16du:dateUtc="2026-05-20T10:33:00Z">
        <w:r w:rsidR="00EA1A06" w:rsidRPr="00EA1A06">
          <w:rPr>
            <w:rFonts w:ascii="Calibri" w:hAnsi="Calibri" w:cs="Calibri"/>
            <w:lang w:val="en-GB"/>
            <w:rPrChange w:id="293" w:author="Simone Bosbach" w:date="2026-05-20T12:33:00Z" w16du:dateUtc="2026-05-20T10:33:00Z">
              <w:rPr>
                <w:rFonts w:ascii="Calibri" w:hAnsi="Calibri" w:cs="Calibri"/>
              </w:rPr>
            </w:rPrChange>
          </w:rPr>
          <w:t xml:space="preserve"> aim </w:t>
        </w:r>
        <w:r w:rsidR="00EA1A06">
          <w:rPr>
            <w:rFonts w:ascii="Calibri" w:hAnsi="Calibri" w:cs="Calibri"/>
            <w:lang w:val="en-GB"/>
          </w:rPr>
          <w:t>to recruit</w:t>
        </w:r>
      </w:ins>
      <w:del w:id="294" w:author="Simone Bosbach" w:date="2026-05-20T12:33:00Z" w16du:dateUtc="2026-05-20T10:33:00Z">
        <w:r w:rsidRPr="0019366B" w:rsidDel="00EA1A06">
          <w:rPr>
            <w:rFonts w:ascii="Calibri" w:hAnsi="Calibri" w:cs="Calibri"/>
            <w:lang/>
          </w:rPr>
          <w:delText xml:space="preserve"> target</w:delText>
        </w:r>
      </w:del>
      <w:r w:rsidRPr="0019366B">
        <w:rPr>
          <w:rFonts w:ascii="Calibri" w:hAnsi="Calibri" w:cs="Calibri"/>
          <w:lang/>
        </w:rPr>
        <w:t> </w:t>
      </w:r>
      <w:r w:rsidRPr="0019366B">
        <w:rPr>
          <w:rFonts w:ascii="Calibri" w:hAnsi="Calibri" w:cs="Calibri"/>
          <w:i/>
          <w:iCs/>
          <w:lang/>
        </w:rPr>
        <w:t>N</w:t>
      </w:r>
      <w:r w:rsidRPr="0019366B">
        <w:rPr>
          <w:rFonts w:ascii="Calibri" w:hAnsi="Calibri" w:cs="Calibri"/>
          <w:lang/>
        </w:rPr>
        <w:t xml:space="preserve"> = 50 </w:t>
      </w:r>
      <w:r>
        <w:rPr>
          <w:rFonts w:ascii="Calibri" w:hAnsi="Calibri" w:cs="Calibri"/>
          <w:lang/>
        </w:rPr>
        <w:t xml:space="preserve">participants, </w:t>
      </w:r>
      <w:r w:rsidRPr="0019366B">
        <w:rPr>
          <w:rFonts w:ascii="Calibri" w:hAnsi="Calibri" w:cs="Calibri"/>
          <w:lang/>
        </w:rPr>
        <w:t>which provides</w:t>
      </w:r>
      <w:ins w:id="295" w:author="Simone Bosbach" w:date="2026-05-20T12:34:00Z" w16du:dateUtc="2026-05-20T10:34:00Z">
        <w:r w:rsidR="00D57A3B" w:rsidRPr="00D57A3B">
          <w:rPr>
            <w:rFonts w:ascii="Calibri" w:hAnsi="Calibri" w:cs="Calibri"/>
            <w:lang w:val="en-GB"/>
            <w:rPrChange w:id="296" w:author="Simone Bosbach" w:date="2026-05-20T12:34:00Z" w16du:dateUtc="2026-05-20T10:34:00Z">
              <w:rPr>
                <w:rFonts w:ascii="Calibri" w:hAnsi="Calibri" w:cs="Calibri"/>
              </w:rPr>
            </w:rPrChange>
          </w:rPr>
          <w:t xml:space="preserve"> statistical power </w:t>
        </w:r>
      </w:ins>
      <w:r w:rsidRPr="0019366B">
        <w:rPr>
          <w:rFonts w:ascii="Calibri" w:hAnsi="Calibri" w:cs="Calibri"/>
          <w:lang/>
        </w:rPr>
        <w:t xml:space="preserve"> ≥ .99 </w:t>
      </w:r>
      <w:del w:id="297" w:author="Simone Bosbach" w:date="2026-05-20T12:34:00Z" w16du:dateUtc="2026-05-20T10:34:00Z">
        <w:r w:rsidRPr="0019366B" w:rsidDel="00D57A3B">
          <w:rPr>
            <w:rFonts w:ascii="Calibri" w:hAnsi="Calibri" w:cs="Calibri"/>
            <w:lang/>
          </w:rPr>
          <w:delText xml:space="preserve">power </w:delText>
        </w:r>
      </w:del>
      <w:r w:rsidRPr="0019366B">
        <w:rPr>
          <w:rFonts w:ascii="Calibri" w:hAnsi="Calibri" w:cs="Calibri"/>
          <w:lang/>
        </w:rPr>
        <w:t xml:space="preserve">for </w:t>
      </w:r>
      <w:ins w:id="298" w:author="Simone Bosbach" w:date="2026-05-20T12:34:00Z" w16du:dateUtc="2026-05-20T10:34:00Z">
        <w:r w:rsidR="00D57A3B" w:rsidRPr="00D57A3B">
          <w:rPr>
            <w:rFonts w:ascii="Calibri" w:hAnsi="Calibri" w:cs="Calibri"/>
            <w:lang w:val="en-GB"/>
            <w:rPrChange w:id="299" w:author="Simone Bosbach" w:date="2026-05-20T12:34:00Z" w16du:dateUtc="2026-05-20T10:34:00Z">
              <w:rPr>
                <w:rFonts w:ascii="Calibri" w:hAnsi="Calibri" w:cs="Calibri"/>
              </w:rPr>
            </w:rPrChange>
          </w:rPr>
          <w:t>detecting</w:t>
        </w:r>
        <w:r w:rsidR="00D57A3B">
          <w:rPr>
            <w:rFonts w:ascii="Calibri" w:hAnsi="Calibri" w:cs="Calibri"/>
            <w:lang w:val="en-GB"/>
          </w:rPr>
          <w:t xml:space="preserve"> medium-sized effects in the planned behavioral analyses.</w:t>
        </w:r>
      </w:ins>
      <w:del w:id="300" w:author="Simone Bosbach" w:date="2026-05-20T12:34:00Z" w16du:dateUtc="2026-05-20T10:34:00Z">
        <w:r w:rsidRPr="0019366B" w:rsidDel="00D57A3B">
          <w:rPr>
            <w:rFonts w:ascii="Calibri" w:hAnsi="Calibri" w:cs="Calibri"/>
            <w:lang/>
          </w:rPr>
          <w:delText>all analyses at medium effect sizes</w:delText>
        </w:r>
      </w:del>
      <w:r w:rsidRPr="0019366B">
        <w:rPr>
          <w:rFonts w:ascii="Calibri" w:hAnsi="Calibri" w:cs="Calibri"/>
          <w:lang/>
        </w:rPr>
        <w:t xml:space="preserve">. </w:t>
      </w:r>
      <w:r w:rsidRPr="00BF586E">
        <w:rPr>
          <w:rFonts w:ascii="Calibri" w:hAnsi="Calibri" w:cs="Calibri"/>
          <w:lang w:val="en-US"/>
        </w:rPr>
        <w:t xml:space="preserve">However, </w:t>
      </w:r>
      <w:ins w:id="301" w:author="Simone Bosbach" w:date="2026-05-20T12:35:00Z" w16du:dateUtc="2026-05-20T10:35:00Z">
        <w:r w:rsidR="00324FCD">
          <w:rPr>
            <w:rFonts w:ascii="Calibri" w:hAnsi="Calibri" w:cs="Calibri"/>
            <w:lang w:val="en-US"/>
          </w:rPr>
          <w:t>p</w:t>
        </w:r>
      </w:ins>
      <w:ins w:id="302" w:author="Simone Bosbach" w:date="2026-05-20T12:34:00Z" w16du:dateUtc="2026-05-20T10:34:00Z">
        <w:r w:rsidR="00324FCD" w:rsidRPr="00324FCD">
          <w:rPr>
            <w:rFonts w:ascii="Calibri" w:hAnsi="Calibri" w:cs="Calibri"/>
            <w:lang w:val="en-US"/>
          </w:rPr>
          <w:t xml:space="preserve">revious EEG studies using related control-detection paradigms have reported reliable neurophysiological effects with smaller sample sizes (e.g., Wen et al., 2017; Wu et al., 2025). </w:t>
        </w:r>
        <w:r w:rsidR="00324FCD" w:rsidRPr="00324FCD">
          <w:rPr>
            <w:rFonts w:ascii="Calibri" w:hAnsi="Calibri" w:cs="Calibri"/>
            <w:lang w:val="en-US"/>
          </w:rPr>
          <w:lastRenderedPageBreak/>
          <w:t>Considering the logistical and financial constraints commonly associated with EEG research, we define a minimum acceptable sample size of N = 30 participants if recruitment of the full target sample is not feasible.</w:t>
        </w:r>
      </w:ins>
      <w:ins w:id="303" w:author="Simone Bosbach" w:date="2026-05-20T12:35:00Z" w16du:dateUtc="2026-05-20T10:35:00Z">
        <w:r w:rsidR="00324FCD">
          <w:rPr>
            <w:rFonts w:ascii="Calibri" w:hAnsi="Calibri" w:cs="Calibri"/>
            <w:lang w:val="en-US"/>
          </w:rPr>
          <w:t xml:space="preserve"> </w:t>
        </w:r>
      </w:ins>
      <w:del w:id="304" w:author="Simone Bosbach" w:date="2026-05-20T12:35:00Z" w16du:dateUtc="2026-05-20T10:35:00Z">
        <w:r w:rsidRPr="00BF586E" w:rsidDel="00324FCD">
          <w:rPr>
            <w:rFonts w:ascii="Calibri" w:hAnsi="Calibri" w:cs="Calibri"/>
            <w:lang w:val="en-US"/>
          </w:rPr>
          <w:delText>based on previous studies, the neurophysiological effects we aim to uncover require a lower number of participants (</w:delText>
        </w:r>
        <w:r w:rsidDel="00324FCD">
          <w:rPr>
            <w:rFonts w:ascii="Calibri" w:hAnsi="Calibri" w:cs="Calibri"/>
            <w:lang w:val="en-US"/>
          </w:rPr>
          <w:delText>Wen et al., 2017; Wu et al., 2025</w:delText>
        </w:r>
        <w:r w:rsidRPr="00BF586E" w:rsidDel="00324FCD">
          <w:rPr>
            <w:rFonts w:ascii="Calibri" w:hAnsi="Calibri" w:cs="Calibri"/>
            <w:lang w:val="en-US"/>
          </w:rPr>
          <w:delText xml:space="preserve">). </w:delText>
        </w:r>
        <w:r w:rsidRPr="0019366B" w:rsidDel="00324FCD">
          <w:rPr>
            <w:rFonts w:ascii="Calibri" w:hAnsi="Calibri" w:cs="Calibri"/>
            <w:lang/>
          </w:rPr>
          <w:delText>Also considering logistic and financial dependencies imposed upon many EEG studies, we determine a lower cutoff on our sample size of 30 participants, in case reaching 50 is impossible.</w:delText>
        </w:r>
      </w:del>
    </w:p>
    <w:p w14:paraId="170B47CD" w14:textId="77777777" w:rsidR="00DD1345" w:rsidRPr="00DD1345" w:rsidRDefault="00DD1345" w:rsidP="0019366B">
      <w:pPr>
        <w:rPr>
          <w:rFonts w:ascii="Calibri" w:hAnsi="Calibri" w:cs="Calibri"/>
          <w:lang w:val="en-US"/>
          <w:rPrChange w:id="305" w:author="Simone Bosbach" w:date="2026-05-20T12:32:00Z" w16du:dateUtc="2026-05-20T10:32:00Z">
            <w:rPr>
              <w:rFonts w:ascii="Calibri" w:hAnsi="Calibri" w:cs="Calibri"/>
              <w:lang/>
            </w:rPr>
          </w:rPrChange>
        </w:rPr>
      </w:pPr>
    </w:p>
    <w:p w14:paraId="47240E73" w14:textId="30EBF1C3" w:rsidR="00937A91" w:rsidRDefault="002A6943" w:rsidP="00C31CC3">
      <w:pPr>
        <w:rPr>
          <w:rFonts w:ascii="Calibri" w:hAnsi="Calibri" w:cs="Calibri"/>
          <w:lang w:val="en-US"/>
        </w:rPr>
      </w:pPr>
      <w:del w:id="306" w:author="Simone Bosbach" w:date="2026-05-20T12:35:00Z" w16du:dateUtc="2026-05-20T10:35:00Z">
        <w:r w:rsidRPr="00BF586E" w:rsidDel="00324FCD">
          <w:rPr>
            <w:rFonts w:ascii="Calibri" w:hAnsi="Calibri" w:cs="Calibri"/>
            <w:lang w:val="en-US"/>
          </w:rPr>
          <w:br/>
        </w:r>
      </w:del>
    </w:p>
    <w:p w14:paraId="36C9FA76" w14:textId="786C8E60" w:rsidR="007E30D1" w:rsidRPr="00BF586E" w:rsidRDefault="0005641F" w:rsidP="00C31CC3">
      <w:pPr>
        <w:rPr>
          <w:rFonts w:ascii="Calibri" w:hAnsi="Calibri" w:cs="Calibri"/>
          <w:lang w:val="en-GB"/>
        </w:rPr>
      </w:pPr>
      <w:r w:rsidRPr="00BF586E">
        <w:rPr>
          <w:rFonts w:ascii="Calibri" w:hAnsi="Calibri" w:cs="Calibri"/>
          <w:b/>
          <w:bCs/>
          <w:lang w:val="en-GB"/>
        </w:rPr>
        <w:t xml:space="preserve">8) </w:t>
      </w:r>
      <w:r w:rsidR="0019366B">
        <w:rPr>
          <w:rFonts w:ascii="Calibri" w:hAnsi="Calibri" w:cs="Calibri"/>
          <w:b/>
          <w:bCs/>
          <w:lang w:val="en-GB"/>
        </w:rPr>
        <w:t>O</w:t>
      </w:r>
      <w:r w:rsidRPr="00BF586E">
        <w:rPr>
          <w:rFonts w:ascii="Calibri" w:hAnsi="Calibri" w:cs="Calibri"/>
          <w:b/>
          <w:bCs/>
          <w:lang w:val="en-GB"/>
        </w:rPr>
        <w:t>ther</w:t>
      </w:r>
      <w:r w:rsidRPr="00BF586E">
        <w:rPr>
          <w:rFonts w:ascii="Calibri" w:hAnsi="Calibri" w:cs="Calibri"/>
          <w:lang w:val="en-GB"/>
        </w:rPr>
        <w:t> Anything else you would like to pre-register?</w:t>
      </w:r>
    </w:p>
    <w:p w14:paraId="562B625A" w14:textId="77777777" w:rsidR="006840A8" w:rsidRDefault="006840A8" w:rsidP="00E75E48">
      <w:pPr>
        <w:rPr>
          <w:rFonts w:ascii="Calibri" w:hAnsi="Calibri" w:cs="Calibri"/>
          <w:lang/>
        </w:rPr>
      </w:pPr>
      <w:r w:rsidRPr="006840A8">
        <w:rPr>
          <w:rFonts w:ascii="Calibri" w:hAnsi="Calibri" w:cs="Calibri"/>
          <w:lang/>
        </w:rPr>
        <w:t>Possible Exploratory Analyses</w:t>
      </w:r>
    </w:p>
    <w:p w14:paraId="15B52189" w14:textId="6777F4AC" w:rsidR="00A95879" w:rsidRDefault="00E75E48" w:rsidP="00A95879">
      <w:pPr>
        <w:rPr>
          <w:ins w:id="307" w:author="Simone Bosbach" w:date="2026-05-20T11:57:00Z" w16du:dateUtc="2026-05-20T09:57:00Z"/>
          <w:rFonts w:ascii="Calibri" w:hAnsi="Calibri" w:cs="Calibri"/>
        </w:rPr>
      </w:pPr>
      <w:commentRangeStart w:id="308"/>
      <w:commentRangeStart w:id="309"/>
      <w:del w:id="310" w:author="Simone Bosbach" w:date="2026-05-20T15:59:00Z" w16du:dateUtc="2026-05-20T13:59:00Z">
        <w:r w:rsidRPr="00537C8D" w:rsidDel="00610154">
          <w:rPr>
            <w:rFonts w:ascii="Calibri" w:hAnsi="Calibri" w:cs="Calibri"/>
            <w:highlight w:val="yellow"/>
            <w:lang/>
          </w:rPr>
          <w:delText xml:space="preserve">Currently, </w:delText>
        </w:r>
        <w:r w:rsidR="00537C8D" w:rsidRPr="00537C8D" w:rsidDel="00610154">
          <w:rPr>
            <w:rFonts w:ascii="Calibri" w:hAnsi="Calibri" w:cs="Calibri"/>
            <w:highlight w:val="yellow"/>
            <w:lang/>
          </w:rPr>
          <w:delText xml:space="preserve">we plan to </w:delText>
        </w:r>
        <w:r w:rsidRPr="00537C8D" w:rsidDel="00610154">
          <w:rPr>
            <w:rFonts w:ascii="Calibri" w:hAnsi="Calibri" w:cs="Calibri"/>
            <w:highlight w:val="yellow"/>
            <w:lang/>
          </w:rPr>
          <w:delText>test if the categorical condition (High vs. Low Control)</w:delText>
        </w:r>
        <w:r w:rsidR="00537C8D" w:rsidRPr="00537C8D" w:rsidDel="00610154">
          <w:rPr>
            <w:rFonts w:ascii="Calibri" w:hAnsi="Calibri" w:cs="Calibri"/>
            <w:highlight w:val="yellow"/>
            <w:lang/>
          </w:rPr>
          <w:delText>, and subjective control ratings</w:delText>
        </w:r>
        <w:r w:rsidRPr="00537C8D" w:rsidDel="00610154">
          <w:rPr>
            <w:rFonts w:ascii="Calibri" w:hAnsi="Calibri" w:cs="Calibri"/>
            <w:highlight w:val="yellow"/>
            <w:lang/>
          </w:rPr>
          <w:delText xml:space="preserve"> predict memory. </w:delText>
        </w:r>
        <w:r w:rsidR="00537C8D" w:rsidRPr="00537C8D" w:rsidDel="00610154">
          <w:rPr>
            <w:rFonts w:ascii="Calibri" w:hAnsi="Calibri" w:cs="Calibri"/>
            <w:highlight w:val="yellow"/>
            <w:lang/>
          </w:rPr>
          <w:delText>However, we also record frame-by-frame cursor movement kinematics. We can use this kinematic data in our analyses to explore questions such as “Do certain trial-wise movement characteristics predict subsequent memory performance?”</w:delText>
        </w:r>
        <w:commentRangeEnd w:id="308"/>
        <w:r w:rsidRPr="00537C8D" w:rsidDel="00610154">
          <w:rPr>
            <w:rStyle w:val="Kommentarzeichen"/>
            <w:rFonts w:ascii="Calibri" w:hAnsi="Calibri" w:cs="Calibri"/>
            <w:sz w:val="22"/>
            <w:szCs w:val="22"/>
            <w:lang/>
          </w:rPr>
          <w:commentReference w:id="308"/>
        </w:r>
        <w:commentRangeEnd w:id="309"/>
        <w:r w:rsidR="00005B8A" w:rsidRPr="00537C8D" w:rsidDel="00610154">
          <w:rPr>
            <w:rStyle w:val="Kommentarzeichen"/>
            <w:rFonts w:ascii="Calibri" w:hAnsi="Calibri" w:cs="Calibri"/>
            <w:sz w:val="22"/>
            <w:szCs w:val="22"/>
            <w:lang/>
          </w:rPr>
          <w:commentReference w:id="309"/>
        </w:r>
        <w:r w:rsidR="00537C8D" w:rsidRPr="00537C8D" w:rsidDel="00610154">
          <w:rPr>
            <w:rFonts w:ascii="Calibri" w:hAnsi="Calibri" w:cs="Calibri"/>
            <w:lang/>
          </w:rPr>
          <w:delText xml:space="preserve"> </w:delText>
        </w:r>
      </w:del>
      <w:ins w:id="311" w:author="Simone Bosbach" w:date="2026-05-20T11:57:00Z" w16du:dateUtc="2026-05-20T09:57:00Z">
        <w:r w:rsidR="00A95879" w:rsidRPr="00A95879">
          <w:rPr>
            <w:rFonts w:ascii="Calibri" w:hAnsi="Calibri" w:cs="Calibri"/>
            <w:lang w:val="en-GB"/>
            <w:rPrChange w:id="312" w:author="Simone Bosbach" w:date="2026-05-20T11:57:00Z" w16du:dateUtc="2026-05-20T09:57:00Z">
              <w:rPr>
                <w:rFonts w:ascii="Calibri" w:hAnsi="Calibri" w:cs="Calibri"/>
              </w:rPr>
            </w:rPrChange>
          </w:rPr>
          <w:t xml:space="preserve">In addition to the preregistered confirmatory analyses, we record frame-by-frame cursor movement kinematics during the control detection task. These data may be used in future exploratory analyses to investigate whether trial-wise movement characteristics predict subsequent memory performance, control detection or subjective agency ratings. Because these analyses are not central to the present hypotheses and may require additional feature-selection and modeling decisions, they are not part of the confirmatory analysis plan. </w:t>
        </w:r>
        <w:r w:rsidR="00A95879" w:rsidRPr="00A95879">
          <w:rPr>
            <w:rFonts w:ascii="Calibri" w:hAnsi="Calibri" w:cs="Calibri"/>
          </w:rPr>
          <w:t>If conducted, they will be reported explicitly as exploratory.</w:t>
        </w:r>
      </w:ins>
    </w:p>
    <w:p w14:paraId="4E05CDBE" w14:textId="77777777" w:rsidR="00A95879" w:rsidRPr="00A95879" w:rsidRDefault="00A95879" w:rsidP="00E75E48">
      <w:pPr>
        <w:rPr>
          <w:rFonts w:ascii="Calibri" w:hAnsi="Calibri" w:cs="Calibri"/>
          <w:rPrChange w:id="313" w:author="Simone Bosbach" w:date="2026-05-20T11:57:00Z" w16du:dateUtc="2026-05-20T09:57:00Z">
            <w:rPr>
              <w:rFonts w:ascii="Calibri" w:hAnsi="Calibri" w:cs="Calibri"/>
              <w:lang/>
            </w:rPr>
          </w:rPrChange>
        </w:rPr>
      </w:pPr>
    </w:p>
    <w:p w14:paraId="6080F0DE" w14:textId="3CCD769B" w:rsidR="001B38CC" w:rsidRDefault="001B38CC" w:rsidP="001B38CC">
      <w:pPr>
        <w:pStyle w:val="StandardWeb"/>
        <w:spacing w:before="0" w:beforeAutospacing="0"/>
        <w:rPr>
          <w:rFonts w:ascii="Calibri" w:hAnsi="Calibri" w:cs="Calibri"/>
          <w:i/>
          <w:iCs/>
          <w:sz w:val="22"/>
          <w:szCs w:val="22"/>
        </w:rPr>
      </w:pPr>
      <w:r w:rsidRPr="00583D86">
        <w:rPr>
          <w:rFonts w:ascii="Calibri" w:hAnsi="Calibri" w:cs="Calibri"/>
          <w:i/>
          <w:iCs/>
          <w:sz w:val="22"/>
          <w:szCs w:val="22"/>
        </w:rPr>
        <w:t>EEG Recording</w:t>
      </w:r>
    </w:p>
    <w:p w14:paraId="6CDC2B24" w14:textId="2A200778" w:rsidR="001B38CC" w:rsidRPr="00583D86" w:rsidRDefault="00583D86" w:rsidP="001B38CC">
      <w:pPr>
        <w:pStyle w:val="StandardWeb"/>
        <w:spacing w:before="0" w:beforeAutospacing="0"/>
        <w:rPr>
          <w:rFonts w:ascii="Calibri" w:hAnsi="Calibri" w:cs="Calibri"/>
          <w:sz w:val="22"/>
          <w:szCs w:val="22"/>
          <w:lang w:val="en-GB"/>
        </w:rPr>
      </w:pPr>
      <w:r w:rsidRPr="00583D86">
        <w:rPr>
          <w:rFonts w:ascii="Calibri" w:hAnsi="Calibri" w:cs="Calibri"/>
          <w:sz w:val="22"/>
          <w:szCs w:val="22"/>
          <w:lang w:val="en-GB"/>
        </w:rPr>
        <w:t>Continuous EEG activity will be recorded using a 64-channel system with active electrodes,</w:t>
      </w:r>
      <w:r>
        <w:rPr>
          <w:rFonts w:ascii="Calibri" w:hAnsi="Calibri" w:cs="Calibri"/>
          <w:sz w:val="22"/>
          <w:szCs w:val="22"/>
          <w:lang w:val="en-GB"/>
        </w:rPr>
        <w:t xml:space="preserve"> </w:t>
      </w:r>
      <w:r w:rsidRPr="00583D86">
        <w:rPr>
          <w:rFonts w:ascii="Calibri" w:hAnsi="Calibri" w:cs="Calibri"/>
          <w:sz w:val="22"/>
          <w:szCs w:val="22"/>
          <w:lang w:val="en-GB"/>
        </w:rPr>
        <w:t xml:space="preserve">positioned according to the standard 10–20 system. During recording, electrode FCz will </w:t>
      </w:r>
      <w:r>
        <w:rPr>
          <w:rFonts w:ascii="Calibri" w:hAnsi="Calibri" w:cs="Calibri"/>
          <w:sz w:val="22"/>
          <w:szCs w:val="22"/>
          <w:lang w:val="en-GB"/>
        </w:rPr>
        <w:t>be the</w:t>
      </w:r>
      <w:r w:rsidRPr="00583D86">
        <w:rPr>
          <w:rFonts w:ascii="Calibri" w:hAnsi="Calibri" w:cs="Calibri"/>
          <w:sz w:val="22"/>
          <w:szCs w:val="22"/>
          <w:lang w:val="en-GB"/>
        </w:rPr>
        <w:t xml:space="preserve"> online reference, while </w:t>
      </w:r>
      <w:r>
        <w:rPr>
          <w:rFonts w:ascii="Calibri" w:hAnsi="Calibri" w:cs="Calibri"/>
          <w:sz w:val="22"/>
          <w:szCs w:val="22"/>
          <w:lang w:val="en-GB"/>
        </w:rPr>
        <w:t xml:space="preserve">electrode </w:t>
      </w:r>
      <w:r w:rsidRPr="00583D86">
        <w:rPr>
          <w:rFonts w:ascii="Calibri" w:hAnsi="Calibri" w:cs="Calibri"/>
          <w:sz w:val="22"/>
          <w:szCs w:val="22"/>
          <w:lang w:val="en-GB"/>
        </w:rPr>
        <w:t xml:space="preserve">Fpz will </w:t>
      </w:r>
      <w:r>
        <w:rPr>
          <w:rFonts w:ascii="Calibri" w:hAnsi="Calibri" w:cs="Calibri"/>
          <w:sz w:val="22"/>
          <w:szCs w:val="22"/>
          <w:lang w:val="en-GB"/>
        </w:rPr>
        <w:t>be</w:t>
      </w:r>
      <w:r w:rsidRPr="00583D86">
        <w:rPr>
          <w:rFonts w:ascii="Calibri" w:hAnsi="Calibri" w:cs="Calibri"/>
          <w:sz w:val="22"/>
          <w:szCs w:val="22"/>
          <w:lang w:val="en-GB"/>
        </w:rPr>
        <w:t xml:space="preserve"> the ground electrode. Electrode impedances will be maintained below 20 k</w:t>
      </w:r>
      <w:r w:rsidRPr="00583D86">
        <w:rPr>
          <w:rFonts w:ascii="Calibri" w:hAnsi="Calibri" w:cs="Calibri"/>
          <w:sz w:val="22"/>
          <w:szCs w:val="22"/>
          <w:lang w:val="de-DE"/>
        </w:rPr>
        <w:t>Ω</w:t>
      </w:r>
      <w:r w:rsidRPr="00583D86">
        <w:rPr>
          <w:rFonts w:ascii="Calibri" w:hAnsi="Calibri" w:cs="Calibri"/>
          <w:sz w:val="22"/>
          <w:szCs w:val="22"/>
          <w:lang w:val="en-GB"/>
        </w:rPr>
        <w:t xml:space="preserve"> for all participants. EEG will be sampled at a rate of 1000 Hz. An online band-pass filter from 0.016 Hz to 250 Hz will be applied during data acquisition.</w:t>
      </w:r>
    </w:p>
    <w:p w14:paraId="4753A779" w14:textId="45ABCC8A" w:rsidR="001B38CC" w:rsidRDefault="001B38CC" w:rsidP="001B38CC">
      <w:pPr>
        <w:pStyle w:val="StandardWeb"/>
        <w:tabs>
          <w:tab w:val="left" w:pos="3160"/>
        </w:tabs>
        <w:spacing w:before="0" w:beforeAutospacing="0"/>
        <w:rPr>
          <w:rFonts w:ascii="Calibri" w:hAnsi="Calibri" w:cs="Calibri"/>
          <w:i/>
          <w:iCs/>
          <w:sz w:val="22"/>
          <w:szCs w:val="22"/>
        </w:rPr>
      </w:pPr>
      <w:r w:rsidRPr="00583D86">
        <w:rPr>
          <w:rFonts w:ascii="Calibri" w:hAnsi="Calibri" w:cs="Calibri"/>
          <w:i/>
          <w:iCs/>
          <w:sz w:val="22"/>
          <w:szCs w:val="22"/>
        </w:rPr>
        <w:t>EEG Preprocessing</w:t>
      </w:r>
    </w:p>
    <w:p w14:paraId="61DE5BCE" w14:textId="5E19677A" w:rsidR="001B38CC" w:rsidRPr="001B38CC" w:rsidRDefault="001B38CC" w:rsidP="001B38CC">
      <w:pPr>
        <w:pStyle w:val="StandardWeb"/>
        <w:tabs>
          <w:tab w:val="left" w:pos="3160"/>
        </w:tabs>
        <w:rPr>
          <w:rFonts w:ascii="Calibri" w:hAnsi="Calibri" w:cs="Calibri"/>
          <w:sz w:val="22"/>
          <w:szCs w:val="22"/>
          <w:lang/>
        </w:rPr>
      </w:pPr>
      <w:r w:rsidRPr="001B38CC">
        <w:rPr>
          <w:rFonts w:ascii="Calibri" w:hAnsi="Calibri" w:cs="Calibri"/>
          <w:sz w:val="22"/>
          <w:szCs w:val="22"/>
          <w:lang/>
        </w:rPr>
        <w:t xml:space="preserve">EEG data will be </w:t>
      </w:r>
      <w:r>
        <w:rPr>
          <w:rFonts w:ascii="Calibri" w:hAnsi="Calibri" w:cs="Calibri"/>
          <w:sz w:val="22"/>
          <w:szCs w:val="22"/>
          <w:lang/>
        </w:rPr>
        <w:t>pre</w:t>
      </w:r>
      <w:r w:rsidRPr="001B38CC">
        <w:rPr>
          <w:rFonts w:ascii="Calibri" w:hAnsi="Calibri" w:cs="Calibri"/>
          <w:sz w:val="22"/>
          <w:szCs w:val="22"/>
          <w:lang/>
        </w:rPr>
        <w:t>processed offline using a 1 Hz high-pass and a 40 Hz low-pass filter. Following this, the signals will be re-referenced to the common average of all scalp electrodes. Continuous data will be segmented into epochs spanning from 2500 ms prior to 2500 ms following </w:t>
      </w:r>
      <w:r w:rsidR="00C74D30">
        <w:rPr>
          <w:rFonts w:ascii="Calibri" w:hAnsi="Calibri" w:cs="Calibri"/>
          <w:sz w:val="22"/>
          <w:szCs w:val="22"/>
          <w:lang/>
        </w:rPr>
        <w:t>movement onset</w:t>
      </w:r>
      <w:r w:rsidRPr="001B38CC">
        <w:rPr>
          <w:rFonts w:ascii="Calibri" w:hAnsi="Calibri" w:cs="Calibri"/>
          <w:sz w:val="22"/>
          <w:szCs w:val="22"/>
          <w:lang/>
        </w:rPr>
        <w:t>. The epoched data will then be downsampled to a sampling rate of 250 Hz.</w:t>
      </w:r>
    </w:p>
    <w:p w14:paraId="2A74CDBF" w14:textId="5112FFD9" w:rsidR="001B38CC" w:rsidRPr="001B38CC" w:rsidRDefault="001B38CC" w:rsidP="001B38CC">
      <w:pPr>
        <w:pStyle w:val="StandardWeb"/>
        <w:tabs>
          <w:tab w:val="left" w:pos="3160"/>
        </w:tabs>
        <w:rPr>
          <w:rFonts w:ascii="Calibri" w:hAnsi="Calibri" w:cs="Calibri"/>
          <w:sz w:val="22"/>
          <w:szCs w:val="22"/>
          <w:lang/>
        </w:rPr>
      </w:pPr>
      <w:r w:rsidRPr="001B38CC">
        <w:rPr>
          <w:rFonts w:ascii="Calibri" w:hAnsi="Calibri" w:cs="Calibri"/>
          <w:sz w:val="22"/>
          <w:szCs w:val="22"/>
          <w:lang/>
        </w:rPr>
        <w:t>To account for artifacts</w:t>
      </w:r>
      <w:r w:rsidR="00C74D30">
        <w:rPr>
          <w:rFonts w:ascii="Calibri" w:hAnsi="Calibri" w:cs="Calibri"/>
          <w:sz w:val="22"/>
          <w:szCs w:val="22"/>
          <w:lang/>
        </w:rPr>
        <w:t xml:space="preserve"> </w:t>
      </w:r>
      <w:r w:rsidRPr="001B38CC">
        <w:rPr>
          <w:rFonts w:ascii="Calibri" w:hAnsi="Calibri" w:cs="Calibri"/>
          <w:sz w:val="22"/>
          <w:szCs w:val="22"/>
          <w:lang/>
        </w:rPr>
        <w:t>such as eye movements and blinks</w:t>
      </w:r>
      <w:r w:rsidR="00C74D30">
        <w:rPr>
          <w:rFonts w:ascii="Calibri" w:hAnsi="Calibri" w:cs="Calibri"/>
          <w:sz w:val="22"/>
          <w:szCs w:val="22"/>
          <w:lang/>
        </w:rPr>
        <w:t xml:space="preserve">, </w:t>
      </w:r>
      <w:r w:rsidRPr="001B38CC">
        <w:rPr>
          <w:rFonts w:ascii="Calibri" w:hAnsi="Calibri" w:cs="Calibri"/>
          <w:sz w:val="22"/>
          <w:szCs w:val="22"/>
          <w:lang/>
        </w:rPr>
        <w:t>independent component analysis (ICA) will be conducted, and components reflecting non-neural activity will be excluded before reconstructing the signal. Baseline correction will be applied by subtracting the mean voltage of the 200 ms pre-</w:t>
      </w:r>
      <w:r w:rsidR="00C74D30">
        <w:rPr>
          <w:rFonts w:ascii="Calibri" w:hAnsi="Calibri" w:cs="Calibri"/>
          <w:sz w:val="22"/>
          <w:szCs w:val="22"/>
          <w:lang/>
        </w:rPr>
        <w:t>movement</w:t>
      </w:r>
      <w:r w:rsidRPr="001B38CC">
        <w:rPr>
          <w:rFonts w:ascii="Calibri" w:hAnsi="Calibri" w:cs="Calibri"/>
          <w:sz w:val="22"/>
          <w:szCs w:val="22"/>
          <w:lang/>
        </w:rPr>
        <w:t xml:space="preserve"> window from the entire epoch. For artifact rejection, any trials containing voltage fluctuations exceeding ±100 μV will be discarded. If any electrodes exhibit excessive noise for a substantial portion of the recording, they will be removed and their signal will be reconstructed via spherical spline interpolation.</w:t>
      </w:r>
    </w:p>
    <w:p w14:paraId="0E45B51E" w14:textId="2DB3E7F3" w:rsidR="00E75E48" w:rsidRDefault="001B38CC" w:rsidP="001B38CC">
      <w:pPr>
        <w:pStyle w:val="StandardWeb"/>
        <w:tabs>
          <w:tab w:val="left" w:pos="3160"/>
        </w:tabs>
        <w:rPr>
          <w:ins w:id="314" w:author="Simone Bosbach" w:date="2026-05-20T11:55:00Z" w16du:dateUtc="2026-05-20T09:55:00Z"/>
          <w:rFonts w:ascii="Calibri" w:hAnsi="Calibri" w:cs="Calibri"/>
          <w:sz w:val="22"/>
          <w:szCs w:val="22"/>
          <w:lang w:val="de-DE"/>
        </w:rPr>
      </w:pPr>
      <w:r w:rsidRPr="001B38CC">
        <w:rPr>
          <w:rFonts w:ascii="Calibri" w:hAnsi="Calibri" w:cs="Calibri"/>
          <w:sz w:val="22"/>
          <w:szCs w:val="22"/>
          <w:lang/>
        </w:rPr>
        <w:lastRenderedPageBreak/>
        <w:t>Our primary ERP component of interest is the </w:t>
      </w:r>
      <w:r w:rsidR="00C74D30">
        <w:rPr>
          <w:rFonts w:ascii="Calibri" w:hAnsi="Calibri" w:cs="Calibri"/>
          <w:sz w:val="22"/>
          <w:szCs w:val="22"/>
          <w:lang/>
        </w:rPr>
        <w:t>movement-onset-locked P500</w:t>
      </w:r>
      <w:r w:rsidRPr="001B38CC">
        <w:rPr>
          <w:rFonts w:ascii="Calibri" w:hAnsi="Calibri" w:cs="Calibri"/>
          <w:sz w:val="22"/>
          <w:szCs w:val="22"/>
          <w:lang/>
        </w:rPr>
        <w:t>. For visualization purposes, ERP waveforms will be plotted focusing on a window from 200 ms before to 1000 ms after </w:t>
      </w:r>
      <w:r w:rsidR="00C74D30">
        <w:rPr>
          <w:rFonts w:ascii="Calibri" w:hAnsi="Calibri" w:cs="Calibri"/>
          <w:sz w:val="22"/>
          <w:szCs w:val="22"/>
          <w:lang/>
        </w:rPr>
        <w:t>movement-onset.</w:t>
      </w:r>
    </w:p>
    <w:p w14:paraId="4823228E" w14:textId="77777777" w:rsidR="002A5AD3" w:rsidRPr="002A5AD3" w:rsidRDefault="002A5AD3" w:rsidP="002A5AD3">
      <w:pPr>
        <w:pStyle w:val="StandardWeb"/>
        <w:tabs>
          <w:tab w:val="left" w:pos="3160"/>
        </w:tabs>
        <w:rPr>
          <w:ins w:id="315" w:author="Simone Bosbach" w:date="2026-05-20T11:55:00Z" w16du:dateUtc="2026-05-20T09:55:00Z"/>
          <w:rFonts w:ascii="Calibri" w:hAnsi="Calibri" w:cs="Calibri"/>
          <w:sz w:val="22"/>
          <w:szCs w:val="22"/>
          <w:lang w:val="en-GB"/>
          <w:rPrChange w:id="316" w:author="Simone Bosbach" w:date="2026-05-20T11:55:00Z" w16du:dateUtc="2026-05-20T09:55:00Z">
            <w:rPr>
              <w:ins w:id="317" w:author="Simone Bosbach" w:date="2026-05-20T11:55:00Z" w16du:dateUtc="2026-05-20T09:55:00Z"/>
              <w:rFonts w:ascii="Calibri" w:hAnsi="Calibri" w:cs="Calibri"/>
              <w:sz w:val="22"/>
              <w:szCs w:val="22"/>
              <w:lang w:val="de-DE"/>
            </w:rPr>
          </w:rPrChange>
        </w:rPr>
      </w:pPr>
    </w:p>
    <w:p w14:paraId="337EA4AB" w14:textId="77777777" w:rsidR="002A5AD3" w:rsidRPr="00A95879" w:rsidRDefault="002A5AD3" w:rsidP="001B38CC">
      <w:pPr>
        <w:pStyle w:val="StandardWeb"/>
        <w:tabs>
          <w:tab w:val="left" w:pos="3160"/>
        </w:tabs>
        <w:rPr>
          <w:rFonts w:ascii="Calibri" w:hAnsi="Calibri" w:cs="Calibri"/>
          <w:sz w:val="22"/>
          <w:szCs w:val="22"/>
          <w:lang w:val="en-GB"/>
          <w:rPrChange w:id="318" w:author="Simone Bosbach" w:date="2026-05-20T11:55:00Z" w16du:dateUtc="2026-05-20T09:55:00Z">
            <w:rPr>
              <w:rFonts w:ascii="Calibri" w:hAnsi="Calibri" w:cs="Calibri"/>
              <w:sz w:val="22"/>
              <w:szCs w:val="22"/>
              <w:lang/>
            </w:rPr>
          </w:rPrChange>
        </w:rPr>
      </w:pPr>
    </w:p>
    <w:p w14:paraId="3BA50B2A" w14:textId="4506EF0B" w:rsidR="00872E4F" w:rsidRPr="00BF586E" w:rsidRDefault="0005641F" w:rsidP="009653CF">
      <w:pPr>
        <w:rPr>
          <w:rFonts w:ascii="Calibri" w:hAnsi="Calibri" w:cs="Calibri"/>
          <w:i/>
          <w:iCs/>
          <w:lang w:val="en-GB"/>
        </w:rPr>
      </w:pPr>
      <w:r w:rsidRPr="00BF586E">
        <w:rPr>
          <w:rFonts w:ascii="Calibri" w:hAnsi="Calibri" w:cs="Calibri"/>
          <w:b/>
          <w:bCs/>
          <w:lang w:val="en-GB"/>
        </w:rPr>
        <w:t>9) Name</w:t>
      </w:r>
      <w:r w:rsidRPr="00BF586E">
        <w:rPr>
          <w:rFonts w:ascii="Calibri" w:hAnsi="Calibri" w:cs="Calibri"/>
          <w:lang w:val="en-GB"/>
        </w:rPr>
        <w:t> </w:t>
      </w:r>
    </w:p>
    <w:p w14:paraId="54C3A618" w14:textId="1887746E" w:rsidR="0067056D" w:rsidRPr="00BF586E" w:rsidRDefault="006840A8">
      <w:pPr>
        <w:rPr>
          <w:rFonts w:ascii="Calibri" w:hAnsi="Calibri" w:cs="Calibri"/>
          <w:i/>
          <w:iCs/>
          <w:lang w:val="en-US"/>
        </w:rPr>
      </w:pPr>
      <w:commentRangeStart w:id="319"/>
      <w:commentRangeStart w:id="320"/>
      <w:r>
        <w:rPr>
          <w:rFonts w:ascii="Calibri" w:hAnsi="Calibri" w:cs="Calibri"/>
          <w:lang w:val="en-US"/>
        </w:rPr>
        <w:t xml:space="preserve">Better </w:t>
      </w:r>
      <w:commentRangeEnd w:id="319"/>
      <w:r w:rsidR="002907C6" w:rsidRPr="0019366B">
        <w:rPr>
          <w:rStyle w:val="Kommentarzeichen"/>
          <w:rFonts w:ascii="Calibri" w:hAnsi="Calibri" w:cs="Calibri"/>
          <w:sz w:val="22"/>
          <w:szCs w:val="22"/>
          <w:lang w:val="en-GB"/>
        </w:rPr>
        <w:commentReference w:id="319"/>
      </w:r>
      <w:commentRangeEnd w:id="320"/>
      <w:r w:rsidR="00CE5B49" w:rsidRPr="0019366B">
        <w:rPr>
          <w:rStyle w:val="Kommentarzeichen"/>
          <w:rFonts w:ascii="Calibri" w:hAnsi="Calibri" w:cs="Calibri"/>
          <w:sz w:val="22"/>
          <w:szCs w:val="22"/>
          <w:lang w:val="en-GB"/>
        </w:rPr>
        <w:commentReference w:id="320"/>
      </w:r>
      <w:r w:rsidR="002907C6" w:rsidRPr="0019366B">
        <w:rPr>
          <w:rFonts w:ascii="Calibri" w:hAnsi="Calibri" w:cs="Calibri"/>
          <w:lang w:val="en-GB"/>
        </w:rPr>
        <w:t xml:space="preserve">Controlled, Better Remembered? How Motor Control Shapes Recognition Memory Through Detection and Subjective Sense of Control </w:t>
      </w:r>
    </w:p>
    <w:p w14:paraId="15593689" w14:textId="77777777" w:rsidR="0005641F" w:rsidRPr="00BF586E" w:rsidRDefault="0005641F" w:rsidP="0005641F">
      <w:pPr>
        <w:rPr>
          <w:rFonts w:ascii="Calibri" w:hAnsi="Calibri" w:cs="Calibri"/>
          <w:lang w:val="en-GB"/>
        </w:rPr>
      </w:pPr>
      <w:r w:rsidRPr="00BF586E">
        <w:rPr>
          <w:rFonts w:ascii="Calibri" w:hAnsi="Calibri" w:cs="Calibri"/>
          <w:b/>
          <w:bCs/>
          <w:lang w:val="en-GB"/>
        </w:rPr>
        <w:t>10) Type of study.</w:t>
      </w:r>
    </w:p>
    <w:p w14:paraId="1A8DE1A4" w14:textId="40848E51" w:rsidR="0005641F" w:rsidRPr="00BF586E" w:rsidRDefault="0005641F" w:rsidP="0005641F">
      <w:pPr>
        <w:pStyle w:val="Listenabsatz"/>
        <w:numPr>
          <w:ilvl w:val="0"/>
          <w:numId w:val="2"/>
        </w:numPr>
        <w:rPr>
          <w:rFonts w:ascii="Calibri" w:hAnsi="Calibri" w:cs="Calibri"/>
          <w:lang w:val="en-GB"/>
        </w:rPr>
      </w:pPr>
      <w:r w:rsidRPr="00BF586E">
        <w:rPr>
          <w:rFonts w:ascii="Calibri" w:hAnsi="Calibri" w:cs="Calibri"/>
          <w:lang w:val="en-GB"/>
        </w:rPr>
        <w:t>Class project or assignment</w:t>
      </w:r>
    </w:p>
    <w:p w14:paraId="50160913" w14:textId="0E1E7CD5" w:rsidR="0005641F" w:rsidRPr="00583D86" w:rsidRDefault="0005641F" w:rsidP="0005641F">
      <w:pPr>
        <w:pStyle w:val="Listenabsatz"/>
        <w:numPr>
          <w:ilvl w:val="0"/>
          <w:numId w:val="2"/>
        </w:numPr>
        <w:rPr>
          <w:rFonts w:ascii="Calibri" w:hAnsi="Calibri" w:cs="Calibri"/>
          <w:b/>
          <w:bCs/>
          <w:lang w:val="en-GB"/>
        </w:rPr>
      </w:pPr>
      <w:r w:rsidRPr="00583D86">
        <w:rPr>
          <w:rFonts w:ascii="Calibri" w:hAnsi="Calibri" w:cs="Calibri"/>
          <w:b/>
          <w:bCs/>
          <w:lang w:val="en-GB"/>
        </w:rPr>
        <w:t>Experiment</w:t>
      </w:r>
    </w:p>
    <w:p w14:paraId="7866F617" w14:textId="04D22006" w:rsidR="0005641F" w:rsidRPr="00BF586E" w:rsidRDefault="0005641F" w:rsidP="0005641F">
      <w:pPr>
        <w:pStyle w:val="Listenabsatz"/>
        <w:numPr>
          <w:ilvl w:val="0"/>
          <w:numId w:val="2"/>
        </w:numPr>
        <w:rPr>
          <w:rFonts w:ascii="Calibri" w:hAnsi="Calibri" w:cs="Calibri"/>
          <w:lang w:val="en-GB"/>
        </w:rPr>
      </w:pPr>
      <w:r w:rsidRPr="00BF586E">
        <w:rPr>
          <w:rFonts w:ascii="Calibri" w:hAnsi="Calibri" w:cs="Calibri"/>
          <w:lang w:val="en-GB"/>
        </w:rPr>
        <w:t>Survey</w:t>
      </w:r>
    </w:p>
    <w:p w14:paraId="20FBC88B" w14:textId="10E1A941" w:rsidR="0005641F" w:rsidRPr="00BF586E" w:rsidRDefault="0005641F" w:rsidP="0005641F">
      <w:pPr>
        <w:pStyle w:val="Listenabsatz"/>
        <w:numPr>
          <w:ilvl w:val="0"/>
          <w:numId w:val="2"/>
        </w:numPr>
        <w:rPr>
          <w:rFonts w:ascii="Calibri" w:hAnsi="Calibri" w:cs="Calibri"/>
          <w:lang w:val="en-GB"/>
        </w:rPr>
      </w:pPr>
      <w:r w:rsidRPr="00BF586E">
        <w:rPr>
          <w:rFonts w:ascii="Calibri" w:hAnsi="Calibri" w:cs="Calibri"/>
          <w:lang w:val="en-GB"/>
        </w:rPr>
        <w:t>Observational/archival study</w:t>
      </w:r>
    </w:p>
    <w:p w14:paraId="42C5AFD0" w14:textId="77777777" w:rsidR="0005641F" w:rsidRPr="00BF586E" w:rsidRDefault="0005641F" w:rsidP="0005641F">
      <w:pPr>
        <w:pStyle w:val="Listenabsatz"/>
        <w:numPr>
          <w:ilvl w:val="0"/>
          <w:numId w:val="2"/>
        </w:numPr>
        <w:rPr>
          <w:rFonts w:ascii="Calibri" w:hAnsi="Calibri" w:cs="Calibri"/>
          <w:lang w:val="en-GB"/>
        </w:rPr>
      </w:pPr>
      <w:r w:rsidRPr="00BF586E">
        <w:rPr>
          <w:rFonts w:ascii="Calibri" w:hAnsi="Calibri" w:cs="Calibri"/>
          <w:lang w:val="en-GB"/>
        </w:rPr>
        <w:t>Other: ___________________________</w:t>
      </w:r>
    </w:p>
    <w:p w14:paraId="78CE0FD1" w14:textId="5B36075F" w:rsidR="0005641F" w:rsidRPr="00BF586E" w:rsidRDefault="0005641F" w:rsidP="0005641F">
      <w:pPr>
        <w:rPr>
          <w:rFonts w:ascii="Calibri" w:hAnsi="Calibri" w:cs="Calibri"/>
          <w:lang w:val="en-GB"/>
        </w:rPr>
      </w:pPr>
      <w:r w:rsidRPr="00BF586E">
        <w:rPr>
          <w:rFonts w:ascii="Calibri" w:eastAsia="Times New Roman" w:hAnsi="Calibri" w:cs="Calibri"/>
          <w:b/>
          <w:bCs/>
          <w:kern w:val="0"/>
          <w:lang w:eastAsia="de-DE"/>
          <w14:ligatures w14:val="none"/>
        </w:rPr>
        <w:t>11) Data source</w:t>
      </w:r>
    </w:p>
    <w:p w14:paraId="1441CBA6" w14:textId="77777777" w:rsidR="0005641F" w:rsidRPr="00BF586E" w:rsidRDefault="0005641F" w:rsidP="0005641F">
      <w:pPr>
        <w:pStyle w:val="Listenabsatz"/>
        <w:numPr>
          <w:ilvl w:val="0"/>
          <w:numId w:val="2"/>
        </w:numPr>
        <w:shd w:val="clear" w:color="auto" w:fill="FFFFFF"/>
        <w:spacing w:after="0" w:line="240" w:lineRule="auto"/>
        <w:rPr>
          <w:rFonts w:ascii="Calibri" w:eastAsia="Times New Roman" w:hAnsi="Calibri" w:cs="Calibri"/>
          <w:kern w:val="0"/>
          <w:lang w:eastAsia="de-DE"/>
          <w14:ligatures w14:val="none"/>
        </w:rPr>
      </w:pPr>
      <w:r w:rsidRPr="00BF586E">
        <w:rPr>
          <w:rFonts w:ascii="Calibri" w:eastAsia="Times New Roman" w:hAnsi="Calibri" w:cs="Calibri"/>
          <w:kern w:val="0"/>
          <w:lang w:eastAsia="de-DE"/>
          <w14:ligatures w14:val="none"/>
        </w:rPr>
        <w:t> Prolific</w:t>
      </w:r>
    </w:p>
    <w:p w14:paraId="3B2E698F" w14:textId="77777777" w:rsidR="0005641F" w:rsidRPr="00BF586E" w:rsidRDefault="0005641F" w:rsidP="0005641F">
      <w:pPr>
        <w:pStyle w:val="Listenabsatz"/>
        <w:numPr>
          <w:ilvl w:val="0"/>
          <w:numId w:val="2"/>
        </w:numPr>
        <w:shd w:val="clear" w:color="auto" w:fill="FFFFFF"/>
        <w:spacing w:after="0" w:line="240" w:lineRule="auto"/>
        <w:rPr>
          <w:rFonts w:ascii="Calibri" w:eastAsia="Times New Roman" w:hAnsi="Calibri" w:cs="Calibri"/>
          <w:kern w:val="0"/>
          <w:lang w:eastAsia="de-DE"/>
          <w14:ligatures w14:val="none"/>
        </w:rPr>
      </w:pPr>
      <w:r w:rsidRPr="00BF586E">
        <w:rPr>
          <w:rFonts w:ascii="Calibri" w:eastAsia="Times New Roman" w:hAnsi="Calibri" w:cs="Calibri"/>
          <w:kern w:val="0"/>
          <w:lang w:eastAsia="de-DE"/>
          <w14:ligatures w14:val="none"/>
        </w:rPr>
        <w:t> MTurk</w:t>
      </w:r>
    </w:p>
    <w:p w14:paraId="7E946D02" w14:textId="77777777" w:rsidR="0005641F" w:rsidRPr="00BF586E" w:rsidRDefault="0005641F" w:rsidP="0005641F">
      <w:pPr>
        <w:pStyle w:val="Listenabsatz"/>
        <w:numPr>
          <w:ilvl w:val="0"/>
          <w:numId w:val="2"/>
        </w:numPr>
        <w:shd w:val="clear" w:color="auto" w:fill="FFFFFF"/>
        <w:spacing w:after="0" w:line="240" w:lineRule="auto"/>
        <w:rPr>
          <w:rFonts w:ascii="Calibri" w:eastAsia="Times New Roman" w:hAnsi="Calibri" w:cs="Calibri"/>
          <w:kern w:val="0"/>
          <w:lang w:eastAsia="de-DE"/>
          <w14:ligatures w14:val="none"/>
        </w:rPr>
      </w:pPr>
      <w:r w:rsidRPr="00BF586E">
        <w:rPr>
          <w:rFonts w:ascii="Calibri" w:eastAsia="Times New Roman" w:hAnsi="Calibri" w:cs="Calibri"/>
          <w:kern w:val="0"/>
          <w:lang w:eastAsia="de-DE"/>
          <w14:ligatures w14:val="none"/>
        </w:rPr>
        <w:t> Cloud Research</w:t>
      </w:r>
    </w:p>
    <w:p w14:paraId="1F26F2AB" w14:textId="77777777" w:rsidR="0005641F" w:rsidRPr="00583D86" w:rsidRDefault="0005641F" w:rsidP="0005641F">
      <w:pPr>
        <w:pStyle w:val="Listenabsatz"/>
        <w:numPr>
          <w:ilvl w:val="0"/>
          <w:numId w:val="2"/>
        </w:numPr>
        <w:shd w:val="clear" w:color="auto" w:fill="FFFFFF"/>
        <w:spacing w:after="0" w:line="240" w:lineRule="auto"/>
        <w:rPr>
          <w:rFonts w:ascii="Calibri" w:eastAsia="Times New Roman" w:hAnsi="Calibri" w:cs="Calibri"/>
          <w:b/>
          <w:bCs/>
          <w:kern w:val="0"/>
          <w:lang w:eastAsia="de-DE"/>
          <w14:ligatures w14:val="none"/>
        </w:rPr>
      </w:pPr>
      <w:r w:rsidRPr="00583D86">
        <w:rPr>
          <w:rFonts w:ascii="Calibri" w:eastAsia="Times New Roman" w:hAnsi="Calibri" w:cs="Calibri"/>
          <w:b/>
          <w:bCs/>
          <w:kern w:val="0"/>
          <w:lang w:eastAsia="de-DE"/>
          <w14:ligatures w14:val="none"/>
        </w:rPr>
        <w:t> University lab</w:t>
      </w:r>
    </w:p>
    <w:p w14:paraId="34385739" w14:textId="77777777" w:rsidR="0005641F" w:rsidRPr="00BF586E" w:rsidRDefault="0005641F" w:rsidP="0005641F">
      <w:pPr>
        <w:pStyle w:val="Listenabsatz"/>
        <w:numPr>
          <w:ilvl w:val="0"/>
          <w:numId w:val="2"/>
        </w:numPr>
        <w:shd w:val="clear" w:color="auto" w:fill="FFFFFF"/>
        <w:spacing w:after="0" w:line="240" w:lineRule="auto"/>
        <w:rPr>
          <w:rFonts w:ascii="Calibri" w:eastAsia="Times New Roman" w:hAnsi="Calibri" w:cs="Calibri"/>
          <w:kern w:val="0"/>
          <w:lang w:eastAsia="de-DE"/>
          <w14:ligatures w14:val="none"/>
        </w:rPr>
      </w:pPr>
      <w:r w:rsidRPr="00BF586E">
        <w:rPr>
          <w:rFonts w:ascii="Calibri" w:eastAsia="Times New Roman" w:hAnsi="Calibri" w:cs="Calibri"/>
          <w:kern w:val="0"/>
          <w:lang w:eastAsia="de-DE"/>
          <w14:ligatures w14:val="none"/>
        </w:rPr>
        <w:t> Field experiment / RCT</w:t>
      </w:r>
    </w:p>
    <w:p w14:paraId="7076FC06" w14:textId="5BB0BE2E" w:rsidR="0005641F" w:rsidRPr="00BF586E" w:rsidRDefault="0005641F" w:rsidP="0005641F">
      <w:pPr>
        <w:pStyle w:val="Listenabsatz"/>
        <w:numPr>
          <w:ilvl w:val="0"/>
          <w:numId w:val="2"/>
        </w:numPr>
        <w:shd w:val="clear" w:color="auto" w:fill="FFFFFF"/>
        <w:spacing w:after="0" w:line="240" w:lineRule="auto"/>
        <w:rPr>
          <w:rFonts w:ascii="Calibri" w:eastAsia="Times New Roman" w:hAnsi="Calibri" w:cs="Calibri"/>
          <w:kern w:val="0"/>
          <w:lang w:eastAsia="de-DE"/>
          <w14:ligatures w14:val="none"/>
        </w:rPr>
      </w:pPr>
      <w:r w:rsidRPr="00BF586E">
        <w:rPr>
          <w:rFonts w:ascii="Calibri" w:eastAsia="Times New Roman" w:hAnsi="Calibri" w:cs="Calibri"/>
          <w:kern w:val="0"/>
          <w:lang w:eastAsia="de-DE"/>
          <w14:ligatures w14:val="none"/>
        </w:rPr>
        <w:t> Other: </w:t>
      </w:r>
      <w:r w:rsidRPr="00BF586E">
        <w:rPr>
          <w:rFonts w:ascii="Calibri" w:hAnsi="Calibri" w:cs="Calibri"/>
          <w:lang w:val="en-GB"/>
        </w:rPr>
        <w:t>___________________________</w:t>
      </w:r>
    </w:p>
    <w:p w14:paraId="46A58FF5" w14:textId="77777777" w:rsidR="0005641F" w:rsidRPr="00BF586E" w:rsidRDefault="0005641F" w:rsidP="0005641F">
      <w:pPr>
        <w:rPr>
          <w:rFonts w:ascii="Calibri" w:hAnsi="Calibri" w:cs="Calibri"/>
          <w:lang w:val="en-GB"/>
        </w:rPr>
      </w:pPr>
    </w:p>
    <w:p w14:paraId="50925C47" w14:textId="77777777" w:rsidR="0005641F" w:rsidRPr="00BF586E" w:rsidRDefault="0005641F">
      <w:pPr>
        <w:rPr>
          <w:rFonts w:ascii="Calibri" w:hAnsi="Calibri" w:cs="Calibri"/>
          <w:lang w:val="en-GB"/>
        </w:rPr>
      </w:pPr>
    </w:p>
    <w:sectPr w:rsidR="0005641F" w:rsidRPr="00BF586E">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3" w:author="Gezen, Elif" w:date="2026-05-19T10:55:00Z" w:initials="EG">
    <w:p w14:paraId="5080973B" w14:textId="77777777" w:rsidR="0019366B" w:rsidRDefault="00EE0EE6" w:rsidP="0019366B">
      <w:pPr>
        <w:pStyle w:val="Kommentartext"/>
      </w:pPr>
      <w:r>
        <w:rPr>
          <w:rStyle w:val="Kommentarzeichen"/>
        </w:rPr>
        <w:annotationRef/>
      </w:r>
      <w:r w:rsidR="0019366B">
        <w:t>As far as I understand, reporting d’ is the convention for recognition tasks. Tobias’ group’s last paper only reports that all participants showed a d’ above chance (M, SD). Their main analyses are also GLMMs and LMMs. They also preregistered only the GLMMs and LMMs. Should we directly follow that?</w:t>
      </w:r>
      <w:r w:rsidR="0019366B">
        <w:br/>
      </w:r>
      <w:r w:rsidR="0019366B">
        <w:br/>
        <w:t>According to the power analyses, this analysis is also supposed to be underpowered compared to the models, but it seems from pilot results that we already have significance with 10 people so I am a bit confuesd. Maybe it’s worth it to keep it in?</w:t>
      </w:r>
    </w:p>
  </w:comment>
  <w:comment w:id="184" w:author="Simone Bosbach" w:date="2026-05-20T12:04:00Z" w:initials="SB">
    <w:p w14:paraId="1E126790" w14:textId="77777777" w:rsidR="00BC285F" w:rsidRDefault="00BC285F" w:rsidP="00BC285F">
      <w:pPr>
        <w:pStyle w:val="Kommentartext"/>
      </w:pPr>
      <w:r>
        <w:rPr>
          <w:rStyle w:val="Kommentarzeichen"/>
        </w:rPr>
        <w:annotationRef/>
      </w:r>
      <w:r>
        <w:rPr>
          <w:lang w:val="en-GB"/>
        </w:rPr>
        <w:t>Yes I would follow that in principle so basically</w:t>
      </w:r>
    </w:p>
    <w:p w14:paraId="2FB4F62C" w14:textId="77777777" w:rsidR="00BC285F" w:rsidRDefault="00BC285F" w:rsidP="00BC285F">
      <w:pPr>
        <w:pStyle w:val="Kommentartext"/>
      </w:pPr>
      <w:r>
        <w:rPr>
          <w:lang w:val="en-GB"/>
        </w:rPr>
        <w:t>keep d′ descriptively (even though we can report one-sample tests against chance) but preregister the GLMMs as the primary confirmatory analyses</w:t>
      </w:r>
    </w:p>
  </w:comment>
  <w:comment w:id="186" w:author="Simone Bosbach" w:date="2026-05-20T16:23:00Z" w:initials="SB">
    <w:p w14:paraId="6EAC0769" w14:textId="77777777" w:rsidR="0095659B" w:rsidRDefault="0095659B" w:rsidP="0095659B">
      <w:pPr>
        <w:pStyle w:val="Kommentartext"/>
      </w:pPr>
      <w:r>
        <w:rPr>
          <w:rStyle w:val="Kommentarzeichen"/>
        </w:rPr>
        <w:annotationRef/>
      </w:r>
      <w:r>
        <w:t>RTs will be analyzed for correct recognition responses only?</w:t>
      </w:r>
    </w:p>
  </w:comment>
  <w:comment w:id="188" w:author="Simone Bosbach" w:date="2026-05-20T16:21:00Z" w:initials="SB">
    <w:p w14:paraId="2F90E0C3" w14:textId="77777777" w:rsidR="00FD2EB2" w:rsidRDefault="00FD2EB2" w:rsidP="00FD2EB2">
      <w:pPr>
        <w:pStyle w:val="Kommentartext"/>
      </w:pPr>
      <w:r>
        <w:rPr>
          <w:rStyle w:val="Kommentarzeichen"/>
        </w:rPr>
        <w:annotationRef/>
      </w:r>
      <w:r>
        <w:t>Isn‘t here necessary to also include new items? As otherwise this model does not distinguish hites from false alrams?</w:t>
      </w:r>
    </w:p>
  </w:comment>
  <w:comment w:id="199" w:author="Simone Bosbach" w:date="2026-05-20T12:14:00Z" w:initials="SB">
    <w:p w14:paraId="146DCAB8" w14:textId="77777777" w:rsidR="001A5870" w:rsidRDefault="001A5870" w:rsidP="001A5870">
      <w:pPr>
        <w:pStyle w:val="Kommentartext"/>
      </w:pPr>
      <w:r>
        <w:rPr>
          <w:rStyle w:val="Kommentarzeichen"/>
        </w:rPr>
        <w:annotationRef/>
      </w:r>
      <w:r>
        <w:t>Think it is better to be more specific here. I included this on the basis of a different project 😉</w:t>
      </w:r>
    </w:p>
  </w:comment>
  <w:comment w:id="308" w:author="Gezen, Elif" w:date="2026-05-18T14:13:00Z" w:initials="EG">
    <w:p w14:paraId="0B62FE1A" w14:textId="77777777" w:rsidR="006840A8" w:rsidRDefault="00E75E48" w:rsidP="006840A8">
      <w:pPr>
        <w:pStyle w:val="Kommentartext"/>
      </w:pPr>
      <w:r>
        <w:rPr>
          <w:rStyle w:val="Kommentarzeichen"/>
        </w:rPr>
        <w:annotationRef/>
      </w:r>
      <w:r w:rsidR="006840A8">
        <w:t>I believe this is a nice approach and would be very interesting. However we already have a lot that we analyze, and considering that, I did not know whehter it makes sense to include this. I also do not know anything about this, and it would stretch the timing of the project. Maybe could be a nice idea for my other project, since that is relatively simpler (i.e., doesn‘t include an addidtinoal dimension like the detection of control)? What do you think?</w:t>
      </w:r>
    </w:p>
    <w:p w14:paraId="6FBAD447" w14:textId="77777777" w:rsidR="006840A8" w:rsidRDefault="006840A8" w:rsidP="006840A8">
      <w:pPr>
        <w:pStyle w:val="Kommentartext"/>
      </w:pPr>
    </w:p>
    <w:p w14:paraId="5A87A80C" w14:textId="77777777" w:rsidR="006840A8" w:rsidRDefault="006840A8" w:rsidP="006840A8">
      <w:pPr>
        <w:pStyle w:val="Kommentartext"/>
      </w:pPr>
      <w:r>
        <w:t>Also maybe it doesn’t hurt to still preregister it as exploratory / something we *might* do, just in case? Or do we have to do everything we preregister?</w:t>
      </w:r>
    </w:p>
  </w:comment>
  <w:comment w:id="309" w:author="Simone Bosbach" w:date="2026-05-20T15:58:00Z" w:initials="SB">
    <w:p w14:paraId="59DFAE68" w14:textId="77777777" w:rsidR="00005B8A" w:rsidRDefault="00005B8A" w:rsidP="00005B8A">
      <w:pPr>
        <w:pStyle w:val="Kommentartext"/>
      </w:pPr>
      <w:r>
        <w:rPr>
          <w:rStyle w:val="Kommentarzeichen"/>
        </w:rPr>
        <w:annotationRef/>
      </w:r>
      <w:r>
        <w:t>Agree but mayve we can tone this down and present it as possble exploratory extension, not as planned analysis</w:t>
      </w:r>
    </w:p>
  </w:comment>
  <w:comment w:id="319" w:author="Gezen, Elif" w:date="2026-05-19T11:57:00Z" w:initials="EG">
    <w:p w14:paraId="1148A5BB" w14:textId="12152E1C" w:rsidR="002907C6" w:rsidRDefault="002907C6" w:rsidP="002907C6">
      <w:pPr>
        <w:pStyle w:val="Kommentartext"/>
      </w:pPr>
      <w:r>
        <w:rPr>
          <w:rStyle w:val="Kommentarzeichen"/>
        </w:rPr>
        <w:annotationRef/>
      </w:r>
      <w:r>
        <w:t>Other options, and I’m also open to suggestions ☺️</w:t>
      </w:r>
    </w:p>
    <w:p w14:paraId="2B0AA564" w14:textId="77777777" w:rsidR="002907C6" w:rsidRDefault="002907C6" w:rsidP="002907C6">
      <w:pPr>
        <w:pStyle w:val="Kommentartext"/>
      </w:pPr>
    </w:p>
    <w:p w14:paraId="6D0126D4" w14:textId="77777777" w:rsidR="002907C6" w:rsidRDefault="002907C6" w:rsidP="002907C6">
      <w:pPr>
        <w:pStyle w:val="Kommentartext"/>
      </w:pPr>
      <w:r>
        <w:t xml:space="preserve">Move to Remember: Sense of Control, Control Detection, and Their Neural Correlates in Recognition Memory </w:t>
      </w:r>
      <w:r>
        <w:br/>
      </w:r>
      <w:r>
        <w:br/>
        <w:t xml:space="preserve">From Control to Memory: How Detection and Subjective Sense of Motor Control Influence Item Recognition </w:t>
      </w:r>
      <w:r>
        <w:br/>
      </w:r>
      <w:r>
        <w:br/>
        <w:t xml:space="preserve">The Memory Advantage of Agency: Control Detection and Sense of Control as Predictors of Recognition Performance </w:t>
      </w:r>
    </w:p>
  </w:comment>
  <w:comment w:id="320" w:author="Simone Bosbach" w:date="2026-05-20T12:16:00Z" w:initials="SB">
    <w:p w14:paraId="5695770F" w14:textId="77777777" w:rsidR="00CE5B49" w:rsidRDefault="00CE5B49" w:rsidP="00CE5B49">
      <w:pPr>
        <w:pStyle w:val="Kommentartext"/>
      </w:pPr>
      <w:r>
        <w:rPr>
          <w:rStyle w:val="Kommentarzeichen"/>
        </w:rPr>
        <w:annotationRef/>
      </w:r>
      <w:r>
        <w:t>Current title is nice, i also like the last one Memory advantage of agency...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80973B" w15:done="0"/>
  <w15:commentEx w15:paraId="2FB4F62C" w15:paraIdParent="5080973B" w15:done="0"/>
  <w15:commentEx w15:paraId="6EAC0769" w15:done="0"/>
  <w15:commentEx w15:paraId="2F90E0C3" w15:done="0"/>
  <w15:commentEx w15:paraId="146DCAB8" w15:done="0"/>
  <w15:commentEx w15:paraId="5A87A80C" w15:done="0"/>
  <w15:commentEx w15:paraId="59DFAE68" w15:paraIdParent="5A87A80C" w15:done="0"/>
  <w15:commentEx w15:paraId="6D0126D4" w15:done="0"/>
  <w15:commentEx w15:paraId="5695770F" w15:paraIdParent="6D0126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075A42" w16cex:dateUtc="2026-05-19T08:55:00Z"/>
  <w16cex:commentExtensible w16cex:durableId="0D94BBF2" w16cex:dateUtc="2026-05-20T10:04:00Z"/>
  <w16cex:commentExtensible w16cex:durableId="34D94C33" w16cex:dateUtc="2026-05-20T14:23:00Z"/>
  <w16cex:commentExtensible w16cex:durableId="1E0BC7FE" w16cex:dateUtc="2026-05-20T14:21:00Z"/>
  <w16cex:commentExtensible w16cex:durableId="639F7A8D" w16cex:dateUtc="2026-05-20T10:14:00Z"/>
  <w16cex:commentExtensible w16cex:durableId="1295E866" w16cex:dateUtc="2026-05-18T12:13:00Z"/>
  <w16cex:commentExtensible w16cex:durableId="41CD06A3" w16cex:dateUtc="2026-05-20T13:58:00Z"/>
  <w16cex:commentExtensible w16cex:durableId="6C0309B9" w16cex:dateUtc="2026-05-19T09:57:00Z"/>
  <w16cex:commentExtensible w16cex:durableId="175237D4" w16cex:dateUtc="2026-05-20T1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80973B" w16cid:durableId="1F075A42"/>
  <w16cid:commentId w16cid:paraId="2FB4F62C" w16cid:durableId="0D94BBF2"/>
  <w16cid:commentId w16cid:paraId="6EAC0769" w16cid:durableId="34D94C33"/>
  <w16cid:commentId w16cid:paraId="2F90E0C3" w16cid:durableId="1E0BC7FE"/>
  <w16cid:commentId w16cid:paraId="146DCAB8" w16cid:durableId="639F7A8D"/>
  <w16cid:commentId w16cid:paraId="5A87A80C" w16cid:durableId="1295E866"/>
  <w16cid:commentId w16cid:paraId="59DFAE68" w16cid:durableId="41CD06A3"/>
  <w16cid:commentId w16cid:paraId="6D0126D4" w16cid:durableId="6C0309B9"/>
  <w16cid:commentId w16cid:paraId="5695770F" w16cid:durableId="175237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611B3" w14:textId="77777777" w:rsidR="00D63024" w:rsidRDefault="00D63024" w:rsidP="00872E4F">
      <w:pPr>
        <w:spacing w:after="0" w:line="240" w:lineRule="auto"/>
      </w:pPr>
      <w:r>
        <w:separator/>
      </w:r>
    </w:p>
  </w:endnote>
  <w:endnote w:type="continuationSeparator" w:id="0">
    <w:p w14:paraId="5834E210" w14:textId="77777777" w:rsidR="00D63024" w:rsidRDefault="00D63024" w:rsidP="00872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BA88" w14:textId="77777777" w:rsidR="00872E4F" w:rsidRDefault="00872E4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6067" w14:textId="77777777" w:rsidR="00872E4F" w:rsidRDefault="00872E4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91EAF" w14:textId="77777777" w:rsidR="00872E4F" w:rsidRDefault="00872E4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896ED" w14:textId="77777777" w:rsidR="00D63024" w:rsidRDefault="00D63024" w:rsidP="00872E4F">
      <w:pPr>
        <w:spacing w:after="0" w:line="240" w:lineRule="auto"/>
      </w:pPr>
      <w:r>
        <w:separator/>
      </w:r>
    </w:p>
  </w:footnote>
  <w:footnote w:type="continuationSeparator" w:id="0">
    <w:p w14:paraId="25CC38A7" w14:textId="77777777" w:rsidR="00D63024" w:rsidRDefault="00D63024" w:rsidP="00872E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617E9" w14:textId="77777777" w:rsidR="00872E4F" w:rsidRDefault="00872E4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B2E05" w14:textId="77777777" w:rsidR="00872E4F" w:rsidRPr="0005641F" w:rsidRDefault="00872E4F" w:rsidP="00872E4F">
    <w:pPr>
      <w:rPr>
        <w:b/>
        <w:bCs/>
        <w:sz w:val="36"/>
        <w:szCs w:val="36"/>
        <w:lang w:val="en-GB"/>
      </w:rPr>
    </w:pPr>
    <w:r w:rsidRPr="0005641F">
      <w:rPr>
        <w:b/>
        <w:bCs/>
        <w:sz w:val="36"/>
        <w:szCs w:val="36"/>
        <w:lang w:val="en-GB"/>
      </w:rPr>
      <w:t>AsPredicted</w:t>
    </w:r>
    <w:r>
      <w:rPr>
        <w:b/>
        <w:bCs/>
        <w:sz w:val="36"/>
        <w:szCs w:val="36"/>
        <w:lang w:val="en-GB"/>
      </w:rPr>
      <w:t xml:space="preserve"> Preregistration Template 10/2025</w:t>
    </w:r>
  </w:p>
  <w:p w14:paraId="283925FD" w14:textId="77777777" w:rsidR="00872E4F" w:rsidRPr="00872E4F" w:rsidRDefault="00872E4F" w:rsidP="00872E4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1406A" w14:textId="77777777" w:rsidR="00872E4F" w:rsidRDefault="00872E4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CF1"/>
    <w:multiLevelType w:val="hybridMultilevel"/>
    <w:tmpl w:val="2E6C542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42D687B"/>
    <w:multiLevelType w:val="multilevel"/>
    <w:tmpl w:val="2CDE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9556F"/>
    <w:multiLevelType w:val="multilevel"/>
    <w:tmpl w:val="8D06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84AA8"/>
    <w:multiLevelType w:val="hybridMultilevel"/>
    <w:tmpl w:val="50D0B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033468"/>
    <w:multiLevelType w:val="multilevel"/>
    <w:tmpl w:val="6A9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D4116"/>
    <w:multiLevelType w:val="hybridMultilevel"/>
    <w:tmpl w:val="6488561C"/>
    <w:lvl w:ilvl="0" w:tplc="6C42A132">
      <w:start w:val="1"/>
      <w:numFmt w:val="decimal"/>
      <w:lvlText w:val="%1)"/>
      <w:lvlJc w:val="left"/>
      <w:pPr>
        <w:ind w:left="720" w:hanging="360"/>
      </w:pPr>
      <w:rPr>
        <w:rFonts w:eastAsiaTheme="maj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97F2909"/>
    <w:multiLevelType w:val="hybridMultilevel"/>
    <w:tmpl w:val="CF42B40E"/>
    <w:lvl w:ilvl="0" w:tplc="5B9E182C">
      <w:start w:val="8"/>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21E53"/>
    <w:multiLevelType w:val="hybridMultilevel"/>
    <w:tmpl w:val="678A96C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EAC389F"/>
    <w:multiLevelType w:val="multilevel"/>
    <w:tmpl w:val="B928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B0760"/>
    <w:multiLevelType w:val="multilevel"/>
    <w:tmpl w:val="342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B41E5"/>
    <w:multiLevelType w:val="hybridMultilevel"/>
    <w:tmpl w:val="839C566E"/>
    <w:lvl w:ilvl="0" w:tplc="448AB1DA">
      <w:numFmt w:val="bullet"/>
      <w:lvlText w:val="-"/>
      <w:lvlJc w:val="left"/>
      <w:pPr>
        <w:ind w:left="720" w:hanging="360"/>
      </w:pPr>
      <w:rPr>
        <w:rFonts w:ascii="Aptos" w:eastAsiaTheme="minorHAnsi" w:hAnsi="Aptos" w:cstheme="minorBidi" w:hint="default"/>
        <w:b/>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EE55D8"/>
    <w:multiLevelType w:val="multilevel"/>
    <w:tmpl w:val="639A5F7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8F6CFA"/>
    <w:multiLevelType w:val="multilevel"/>
    <w:tmpl w:val="ED02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91599"/>
    <w:multiLevelType w:val="multilevel"/>
    <w:tmpl w:val="95F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4304D"/>
    <w:multiLevelType w:val="hybridMultilevel"/>
    <w:tmpl w:val="F32EB964"/>
    <w:lvl w:ilvl="0" w:tplc="D8C2061A">
      <w:start w:val="1"/>
      <w:numFmt w:val="bullet"/>
      <w:lvlText w:val="o"/>
      <w:lvlJc w:val="left"/>
      <w:pPr>
        <w:ind w:left="720" w:hanging="360"/>
      </w:pPr>
      <w:rPr>
        <w:rFonts w:ascii="Courier New" w:hAnsi="Courier New" w:cs="Courier New" w:hint="default"/>
        <w:b/>
        <w:bCs/>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DAD2638"/>
    <w:multiLevelType w:val="multilevel"/>
    <w:tmpl w:val="D2B2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76AA0"/>
    <w:multiLevelType w:val="multilevel"/>
    <w:tmpl w:val="7A7A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A1FD6"/>
    <w:multiLevelType w:val="hybridMultilevel"/>
    <w:tmpl w:val="280CDC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5DB7A20"/>
    <w:multiLevelType w:val="multilevel"/>
    <w:tmpl w:val="06B6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943715"/>
    <w:multiLevelType w:val="hybridMultilevel"/>
    <w:tmpl w:val="41DAA70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B9A7756"/>
    <w:multiLevelType w:val="hybridMultilevel"/>
    <w:tmpl w:val="851C2812"/>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034028B"/>
    <w:multiLevelType w:val="multilevel"/>
    <w:tmpl w:val="5914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0031D"/>
    <w:multiLevelType w:val="multilevel"/>
    <w:tmpl w:val="864A5990"/>
    <w:lvl w:ilvl="0">
      <w:start w:val="1"/>
      <w:numFmt w:val="decimal"/>
      <w:lvlText w:val="%1)"/>
      <w:lvlJc w:val="left"/>
      <w:pPr>
        <w:tabs>
          <w:tab w:val="num" w:pos="720"/>
        </w:tabs>
        <w:ind w:left="720" w:hanging="360"/>
      </w:pPr>
      <w:rPr>
        <w:rFonts w:ascii="Calibri" w:eastAsia="Times New Roman" w:hAnsi="Calibri" w:cs="Calibr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745F1"/>
    <w:multiLevelType w:val="multilevel"/>
    <w:tmpl w:val="F972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B335B4"/>
    <w:multiLevelType w:val="multilevel"/>
    <w:tmpl w:val="D45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F4F3B"/>
    <w:multiLevelType w:val="multilevel"/>
    <w:tmpl w:val="8DE0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FC2287"/>
    <w:multiLevelType w:val="multilevel"/>
    <w:tmpl w:val="A278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802E86"/>
    <w:multiLevelType w:val="multilevel"/>
    <w:tmpl w:val="1868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845F05"/>
    <w:multiLevelType w:val="hybridMultilevel"/>
    <w:tmpl w:val="603439AE"/>
    <w:lvl w:ilvl="0" w:tplc="20C6C1C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5818684">
    <w:abstractNumId w:val="20"/>
  </w:num>
  <w:num w:numId="2" w16cid:durableId="1979530315">
    <w:abstractNumId w:val="14"/>
  </w:num>
  <w:num w:numId="3" w16cid:durableId="2075160154">
    <w:abstractNumId w:val="22"/>
  </w:num>
  <w:num w:numId="4" w16cid:durableId="1630090861">
    <w:abstractNumId w:val="10"/>
  </w:num>
  <w:num w:numId="5" w16cid:durableId="1032804935">
    <w:abstractNumId w:val="28"/>
  </w:num>
  <w:num w:numId="6" w16cid:durableId="1413621779">
    <w:abstractNumId w:val="26"/>
  </w:num>
  <w:num w:numId="7" w16cid:durableId="863598444">
    <w:abstractNumId w:val="21"/>
  </w:num>
  <w:num w:numId="8" w16cid:durableId="1644196064">
    <w:abstractNumId w:val="24"/>
  </w:num>
  <w:num w:numId="9" w16cid:durableId="2114089180">
    <w:abstractNumId w:val="1"/>
  </w:num>
  <w:num w:numId="10" w16cid:durableId="388577004">
    <w:abstractNumId w:val="2"/>
  </w:num>
  <w:num w:numId="11" w16cid:durableId="83770440">
    <w:abstractNumId w:val="16"/>
  </w:num>
  <w:num w:numId="12" w16cid:durableId="1106730800">
    <w:abstractNumId w:val="18"/>
  </w:num>
  <w:num w:numId="13" w16cid:durableId="1414931782">
    <w:abstractNumId w:val="12"/>
  </w:num>
  <w:num w:numId="14" w16cid:durableId="1175613578">
    <w:abstractNumId w:val="3"/>
  </w:num>
  <w:num w:numId="15" w16cid:durableId="1411274762">
    <w:abstractNumId w:val="6"/>
  </w:num>
  <w:num w:numId="16" w16cid:durableId="681859950">
    <w:abstractNumId w:val="25"/>
  </w:num>
  <w:num w:numId="17" w16cid:durableId="1659652370">
    <w:abstractNumId w:val="13"/>
  </w:num>
  <w:num w:numId="18" w16cid:durableId="485054628">
    <w:abstractNumId w:val="23"/>
  </w:num>
  <w:num w:numId="19" w16cid:durableId="1882159873">
    <w:abstractNumId w:val="11"/>
  </w:num>
  <w:num w:numId="20" w16cid:durableId="386495089">
    <w:abstractNumId w:val="4"/>
  </w:num>
  <w:num w:numId="21" w16cid:durableId="267540463">
    <w:abstractNumId w:val="9"/>
  </w:num>
  <w:num w:numId="22" w16cid:durableId="1565869862">
    <w:abstractNumId w:val="27"/>
  </w:num>
  <w:num w:numId="23" w16cid:durableId="1596161676">
    <w:abstractNumId w:val="8"/>
  </w:num>
  <w:num w:numId="24" w16cid:durableId="547111248">
    <w:abstractNumId w:val="15"/>
  </w:num>
  <w:num w:numId="25" w16cid:durableId="672295360">
    <w:abstractNumId w:val="7"/>
  </w:num>
  <w:num w:numId="26" w16cid:durableId="315182846">
    <w:abstractNumId w:val="5"/>
  </w:num>
  <w:num w:numId="27" w16cid:durableId="2057046957">
    <w:abstractNumId w:val="19"/>
  </w:num>
  <w:num w:numId="28" w16cid:durableId="1101952852">
    <w:abstractNumId w:val="0"/>
  </w:num>
  <w:num w:numId="29" w16cid:durableId="229772407">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e Bosbach">
    <w15:presenceInfo w15:providerId="Windows Live" w15:userId="1d092304a8419744"/>
  </w15:person>
  <w15:person w15:author="Gezen, Elif">
    <w15:presenceInfo w15:providerId="AD" w15:userId="S::Elif.Gezen@campus.lmu.de::de6680d8-a7d0-434a-b4c1-e5f5e9bc74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41F"/>
    <w:rsid w:val="00005B8A"/>
    <w:rsid w:val="00027D7B"/>
    <w:rsid w:val="00037752"/>
    <w:rsid w:val="00054BEA"/>
    <w:rsid w:val="0005641F"/>
    <w:rsid w:val="00075463"/>
    <w:rsid w:val="000809DA"/>
    <w:rsid w:val="00086949"/>
    <w:rsid w:val="000A55A3"/>
    <w:rsid w:val="000C7871"/>
    <w:rsid w:val="0019366B"/>
    <w:rsid w:val="001A23B5"/>
    <w:rsid w:val="001A5870"/>
    <w:rsid w:val="001B38CC"/>
    <w:rsid w:val="001B744A"/>
    <w:rsid w:val="001C7ECF"/>
    <w:rsid w:val="001D0D2D"/>
    <w:rsid w:val="001D78CC"/>
    <w:rsid w:val="001F5D9A"/>
    <w:rsid w:val="00214B7F"/>
    <w:rsid w:val="0022529D"/>
    <w:rsid w:val="00277E98"/>
    <w:rsid w:val="00287915"/>
    <w:rsid w:val="002907C6"/>
    <w:rsid w:val="002917DF"/>
    <w:rsid w:val="002A0BDE"/>
    <w:rsid w:val="002A4B73"/>
    <w:rsid w:val="002A5AD3"/>
    <w:rsid w:val="002A6943"/>
    <w:rsid w:val="002B7E39"/>
    <w:rsid w:val="002F7015"/>
    <w:rsid w:val="0031554F"/>
    <w:rsid w:val="00324FCD"/>
    <w:rsid w:val="00342669"/>
    <w:rsid w:val="00362AB6"/>
    <w:rsid w:val="0037257D"/>
    <w:rsid w:val="003770FB"/>
    <w:rsid w:val="00392399"/>
    <w:rsid w:val="003A03DF"/>
    <w:rsid w:val="003A67DF"/>
    <w:rsid w:val="003C17B8"/>
    <w:rsid w:val="003F20FA"/>
    <w:rsid w:val="00407BF4"/>
    <w:rsid w:val="0044002F"/>
    <w:rsid w:val="0046643A"/>
    <w:rsid w:val="00470EA9"/>
    <w:rsid w:val="004906A9"/>
    <w:rsid w:val="004A2D86"/>
    <w:rsid w:val="004A33AD"/>
    <w:rsid w:val="004A4D87"/>
    <w:rsid w:val="004C5655"/>
    <w:rsid w:val="004E2F64"/>
    <w:rsid w:val="00513258"/>
    <w:rsid w:val="00513A78"/>
    <w:rsid w:val="005143D1"/>
    <w:rsid w:val="00515D85"/>
    <w:rsid w:val="00537C8D"/>
    <w:rsid w:val="005405A7"/>
    <w:rsid w:val="00557AAD"/>
    <w:rsid w:val="0057318A"/>
    <w:rsid w:val="0057402B"/>
    <w:rsid w:val="00575C42"/>
    <w:rsid w:val="00577C29"/>
    <w:rsid w:val="00583D86"/>
    <w:rsid w:val="00590E25"/>
    <w:rsid w:val="005A0EC9"/>
    <w:rsid w:val="005C0258"/>
    <w:rsid w:val="005D629B"/>
    <w:rsid w:val="005E2170"/>
    <w:rsid w:val="005E2BCC"/>
    <w:rsid w:val="005E3079"/>
    <w:rsid w:val="005F2A45"/>
    <w:rsid w:val="00600D45"/>
    <w:rsid w:val="0060207F"/>
    <w:rsid w:val="00610154"/>
    <w:rsid w:val="006452B9"/>
    <w:rsid w:val="00646737"/>
    <w:rsid w:val="00646F19"/>
    <w:rsid w:val="00653317"/>
    <w:rsid w:val="0067056D"/>
    <w:rsid w:val="006840A8"/>
    <w:rsid w:val="0069571C"/>
    <w:rsid w:val="006959DE"/>
    <w:rsid w:val="006D2215"/>
    <w:rsid w:val="006D4B78"/>
    <w:rsid w:val="006E19C2"/>
    <w:rsid w:val="006E4DB6"/>
    <w:rsid w:val="007743FB"/>
    <w:rsid w:val="0079163B"/>
    <w:rsid w:val="007A2C90"/>
    <w:rsid w:val="007C27C1"/>
    <w:rsid w:val="007D3145"/>
    <w:rsid w:val="007E30D1"/>
    <w:rsid w:val="007E71FD"/>
    <w:rsid w:val="007F216A"/>
    <w:rsid w:val="00810F68"/>
    <w:rsid w:val="008116C7"/>
    <w:rsid w:val="00814839"/>
    <w:rsid w:val="00822135"/>
    <w:rsid w:val="00831D87"/>
    <w:rsid w:val="008407E7"/>
    <w:rsid w:val="00847C12"/>
    <w:rsid w:val="00870B0E"/>
    <w:rsid w:val="00871154"/>
    <w:rsid w:val="00872E4F"/>
    <w:rsid w:val="00874861"/>
    <w:rsid w:val="00876CF6"/>
    <w:rsid w:val="00886EFC"/>
    <w:rsid w:val="00891168"/>
    <w:rsid w:val="008B087A"/>
    <w:rsid w:val="008B3B0F"/>
    <w:rsid w:val="008C32EF"/>
    <w:rsid w:val="008D1D32"/>
    <w:rsid w:val="008D75AD"/>
    <w:rsid w:val="0091608A"/>
    <w:rsid w:val="00937A91"/>
    <w:rsid w:val="0095659B"/>
    <w:rsid w:val="009653CF"/>
    <w:rsid w:val="0097349D"/>
    <w:rsid w:val="00984464"/>
    <w:rsid w:val="00986202"/>
    <w:rsid w:val="009A1FF3"/>
    <w:rsid w:val="009B1A24"/>
    <w:rsid w:val="009B2494"/>
    <w:rsid w:val="009D3BA2"/>
    <w:rsid w:val="009F4C0B"/>
    <w:rsid w:val="00A21FF9"/>
    <w:rsid w:val="00A34D67"/>
    <w:rsid w:val="00A417CF"/>
    <w:rsid w:val="00A95879"/>
    <w:rsid w:val="00A97A43"/>
    <w:rsid w:val="00AB65FD"/>
    <w:rsid w:val="00AE115C"/>
    <w:rsid w:val="00AE4A52"/>
    <w:rsid w:val="00B15481"/>
    <w:rsid w:val="00B21279"/>
    <w:rsid w:val="00B24738"/>
    <w:rsid w:val="00B261C6"/>
    <w:rsid w:val="00B3034E"/>
    <w:rsid w:val="00B5164A"/>
    <w:rsid w:val="00B73B06"/>
    <w:rsid w:val="00B875A3"/>
    <w:rsid w:val="00B96064"/>
    <w:rsid w:val="00BA399A"/>
    <w:rsid w:val="00BB1B51"/>
    <w:rsid w:val="00BC285F"/>
    <w:rsid w:val="00BC3500"/>
    <w:rsid w:val="00BC6A00"/>
    <w:rsid w:val="00BD1EBF"/>
    <w:rsid w:val="00BF586E"/>
    <w:rsid w:val="00C31CC3"/>
    <w:rsid w:val="00C3683B"/>
    <w:rsid w:val="00C54CC3"/>
    <w:rsid w:val="00C64C28"/>
    <w:rsid w:val="00C731F5"/>
    <w:rsid w:val="00C74D30"/>
    <w:rsid w:val="00CB3D1B"/>
    <w:rsid w:val="00CE5B49"/>
    <w:rsid w:val="00D57A3B"/>
    <w:rsid w:val="00D63024"/>
    <w:rsid w:val="00D7146F"/>
    <w:rsid w:val="00D92D8C"/>
    <w:rsid w:val="00DA429C"/>
    <w:rsid w:val="00DB1257"/>
    <w:rsid w:val="00DC7B5C"/>
    <w:rsid w:val="00DD1345"/>
    <w:rsid w:val="00DE4C66"/>
    <w:rsid w:val="00E40BBA"/>
    <w:rsid w:val="00E70B2B"/>
    <w:rsid w:val="00E75E48"/>
    <w:rsid w:val="00E8036F"/>
    <w:rsid w:val="00EA1A06"/>
    <w:rsid w:val="00EA20CD"/>
    <w:rsid w:val="00EC6135"/>
    <w:rsid w:val="00EE0EE6"/>
    <w:rsid w:val="00EE3781"/>
    <w:rsid w:val="00EF069F"/>
    <w:rsid w:val="00F26ADA"/>
    <w:rsid w:val="00F36529"/>
    <w:rsid w:val="00F4760B"/>
    <w:rsid w:val="00F74BBD"/>
    <w:rsid w:val="00F8115E"/>
    <w:rsid w:val="00FA353B"/>
    <w:rsid w:val="00FD2EB2"/>
    <w:rsid w:val="00FE6B26"/>
    <w:rsid w:val="00FF065E"/>
    <w:rsid w:val="00FF50D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3947"/>
  <w15:chartTrackingRefBased/>
  <w15:docId w15:val="{BB7AE8E4-1601-4EAC-B326-778D6E439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B3D1B"/>
  </w:style>
  <w:style w:type="paragraph" w:styleId="berschrift1">
    <w:name w:val="heading 1"/>
    <w:basedOn w:val="Standard"/>
    <w:next w:val="Standard"/>
    <w:link w:val="berschrift1Zchn"/>
    <w:uiPriority w:val="9"/>
    <w:qFormat/>
    <w:rsid w:val="00056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56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5641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05641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5641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5641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5641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5641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5641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641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5641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5641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05641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5641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5641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5641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5641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5641F"/>
    <w:rPr>
      <w:rFonts w:eastAsiaTheme="majorEastAsia" w:cstheme="majorBidi"/>
      <w:color w:val="272727" w:themeColor="text1" w:themeTint="D8"/>
    </w:rPr>
  </w:style>
  <w:style w:type="paragraph" w:styleId="Titel">
    <w:name w:val="Title"/>
    <w:basedOn w:val="Standard"/>
    <w:next w:val="Standard"/>
    <w:link w:val="TitelZchn"/>
    <w:uiPriority w:val="10"/>
    <w:qFormat/>
    <w:rsid w:val="00056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5641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5641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5641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5641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5641F"/>
    <w:rPr>
      <w:i/>
      <w:iCs/>
      <w:color w:val="404040" w:themeColor="text1" w:themeTint="BF"/>
    </w:rPr>
  </w:style>
  <w:style w:type="paragraph" w:styleId="Listenabsatz">
    <w:name w:val="List Paragraph"/>
    <w:basedOn w:val="Standard"/>
    <w:uiPriority w:val="34"/>
    <w:qFormat/>
    <w:rsid w:val="0005641F"/>
    <w:pPr>
      <w:ind w:left="720"/>
      <w:contextualSpacing/>
    </w:pPr>
  </w:style>
  <w:style w:type="character" w:styleId="IntensiveHervorhebung">
    <w:name w:val="Intense Emphasis"/>
    <w:basedOn w:val="Absatz-Standardschriftart"/>
    <w:uiPriority w:val="21"/>
    <w:qFormat/>
    <w:rsid w:val="0005641F"/>
    <w:rPr>
      <w:i/>
      <w:iCs/>
      <w:color w:val="0F4761" w:themeColor="accent1" w:themeShade="BF"/>
    </w:rPr>
  </w:style>
  <w:style w:type="paragraph" w:styleId="IntensivesZitat">
    <w:name w:val="Intense Quote"/>
    <w:basedOn w:val="Standard"/>
    <w:next w:val="Standard"/>
    <w:link w:val="IntensivesZitatZchn"/>
    <w:uiPriority w:val="30"/>
    <w:qFormat/>
    <w:rsid w:val="00056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5641F"/>
    <w:rPr>
      <w:i/>
      <w:iCs/>
      <w:color w:val="0F4761" w:themeColor="accent1" w:themeShade="BF"/>
    </w:rPr>
  </w:style>
  <w:style w:type="character" w:styleId="IntensiverVerweis">
    <w:name w:val="Intense Reference"/>
    <w:basedOn w:val="Absatz-Standardschriftart"/>
    <w:uiPriority w:val="32"/>
    <w:qFormat/>
    <w:rsid w:val="0005641F"/>
    <w:rPr>
      <w:b/>
      <w:bCs/>
      <w:smallCaps/>
      <w:color w:val="0F4761" w:themeColor="accent1" w:themeShade="BF"/>
      <w:spacing w:val="5"/>
    </w:rPr>
  </w:style>
  <w:style w:type="paragraph" w:styleId="Kopfzeile">
    <w:name w:val="header"/>
    <w:basedOn w:val="Standard"/>
    <w:link w:val="KopfzeileZchn"/>
    <w:uiPriority w:val="99"/>
    <w:unhideWhenUsed/>
    <w:rsid w:val="00872E4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72E4F"/>
  </w:style>
  <w:style w:type="paragraph" w:styleId="Fuzeile">
    <w:name w:val="footer"/>
    <w:basedOn w:val="Standard"/>
    <w:link w:val="FuzeileZchn"/>
    <w:uiPriority w:val="99"/>
    <w:unhideWhenUsed/>
    <w:rsid w:val="00872E4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72E4F"/>
  </w:style>
  <w:style w:type="paragraph" w:styleId="StandardWeb">
    <w:name w:val="Normal (Web)"/>
    <w:basedOn w:val="Standard"/>
    <w:uiPriority w:val="99"/>
    <w:unhideWhenUsed/>
    <w:rsid w:val="0067056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Fett">
    <w:name w:val="Strong"/>
    <w:basedOn w:val="Absatz-Standardschriftart"/>
    <w:uiPriority w:val="22"/>
    <w:qFormat/>
    <w:rsid w:val="007E71FD"/>
    <w:rPr>
      <w:b/>
      <w:bCs/>
    </w:rPr>
  </w:style>
  <w:style w:type="character" w:styleId="Kommentarzeichen">
    <w:name w:val="annotation reference"/>
    <w:basedOn w:val="Absatz-Standardschriftart"/>
    <w:uiPriority w:val="99"/>
    <w:semiHidden/>
    <w:unhideWhenUsed/>
    <w:rsid w:val="007E71FD"/>
    <w:rPr>
      <w:sz w:val="16"/>
      <w:szCs w:val="16"/>
    </w:rPr>
  </w:style>
  <w:style w:type="paragraph" w:styleId="Kommentartext">
    <w:name w:val="annotation text"/>
    <w:basedOn w:val="Standard"/>
    <w:link w:val="KommentartextZchn"/>
    <w:uiPriority w:val="99"/>
    <w:unhideWhenUsed/>
    <w:rsid w:val="007E71FD"/>
    <w:pPr>
      <w:spacing w:line="240" w:lineRule="auto"/>
    </w:pPr>
    <w:rPr>
      <w:sz w:val="20"/>
      <w:szCs w:val="20"/>
    </w:rPr>
  </w:style>
  <w:style w:type="character" w:customStyle="1" w:styleId="KommentartextZchn">
    <w:name w:val="Kommentartext Zchn"/>
    <w:basedOn w:val="Absatz-Standardschriftart"/>
    <w:link w:val="Kommentartext"/>
    <w:uiPriority w:val="99"/>
    <w:rsid w:val="007E71FD"/>
    <w:rPr>
      <w:sz w:val="20"/>
      <w:szCs w:val="20"/>
    </w:rPr>
  </w:style>
  <w:style w:type="paragraph" w:styleId="Kommentarthema">
    <w:name w:val="annotation subject"/>
    <w:basedOn w:val="Kommentartext"/>
    <w:next w:val="Kommentartext"/>
    <w:link w:val="KommentarthemaZchn"/>
    <w:uiPriority w:val="99"/>
    <w:semiHidden/>
    <w:unhideWhenUsed/>
    <w:rsid w:val="007E71FD"/>
    <w:rPr>
      <w:b/>
      <w:bCs/>
    </w:rPr>
  </w:style>
  <w:style w:type="character" w:customStyle="1" w:styleId="KommentarthemaZchn">
    <w:name w:val="Kommentarthema Zchn"/>
    <w:basedOn w:val="KommentartextZchn"/>
    <w:link w:val="Kommentarthema"/>
    <w:uiPriority w:val="99"/>
    <w:semiHidden/>
    <w:rsid w:val="007E71FD"/>
    <w:rPr>
      <w:b/>
      <w:bCs/>
      <w:sz w:val="20"/>
      <w:szCs w:val="20"/>
    </w:rPr>
  </w:style>
  <w:style w:type="paragraph" w:styleId="HTMLVorformatiert">
    <w:name w:val="HTML Preformatted"/>
    <w:basedOn w:val="Standard"/>
    <w:link w:val="HTMLVorformatiertZchn"/>
    <w:uiPriority w:val="99"/>
    <w:unhideWhenUsed/>
    <w:rsid w:val="00B21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VorformatiertZchn">
    <w:name w:val="HTML Vorformatiert Zchn"/>
    <w:basedOn w:val="Absatz-Standardschriftart"/>
    <w:link w:val="HTMLVorformatiert"/>
    <w:uiPriority w:val="99"/>
    <w:rsid w:val="00B21279"/>
    <w:rPr>
      <w:rFonts w:ascii="Courier New" w:eastAsia="Times New Roman" w:hAnsi="Courier New" w:cs="Courier New"/>
      <w:kern w:val="0"/>
      <w:sz w:val="20"/>
      <w:szCs w:val="20"/>
      <w:lang w:val="en-US"/>
      <w14:ligatures w14:val="none"/>
    </w:rPr>
  </w:style>
  <w:style w:type="character" w:customStyle="1" w:styleId="citation-158">
    <w:name w:val="citation-158"/>
    <w:basedOn w:val="Absatz-Standardschriftart"/>
    <w:rsid w:val="00E40BBA"/>
  </w:style>
  <w:style w:type="character" w:customStyle="1" w:styleId="citation-152">
    <w:name w:val="citation-152"/>
    <w:basedOn w:val="Absatz-Standardschriftart"/>
    <w:rsid w:val="00E40BBA"/>
  </w:style>
  <w:style w:type="character" w:customStyle="1" w:styleId="citation-151">
    <w:name w:val="citation-151"/>
    <w:basedOn w:val="Absatz-Standardschriftart"/>
    <w:rsid w:val="00E40BBA"/>
  </w:style>
  <w:style w:type="character" w:customStyle="1" w:styleId="citation-150">
    <w:name w:val="citation-150"/>
    <w:basedOn w:val="Absatz-Standardschriftart"/>
    <w:rsid w:val="00E40BBA"/>
  </w:style>
  <w:style w:type="character" w:styleId="HTMLCode">
    <w:name w:val="HTML Code"/>
    <w:basedOn w:val="Absatz-Standardschriftart"/>
    <w:uiPriority w:val="99"/>
    <w:semiHidden/>
    <w:unhideWhenUsed/>
    <w:rsid w:val="00986202"/>
    <w:rPr>
      <w:rFonts w:ascii="Courier New" w:eastAsia="Times New Roman" w:hAnsi="Courier New" w:cs="Courier New"/>
      <w:sz w:val="20"/>
      <w:szCs w:val="20"/>
    </w:rPr>
  </w:style>
  <w:style w:type="character" w:customStyle="1" w:styleId="citation-257">
    <w:name w:val="citation-257"/>
    <w:basedOn w:val="Absatz-Standardschriftart"/>
    <w:rsid w:val="00DE4C66"/>
  </w:style>
  <w:style w:type="character" w:customStyle="1" w:styleId="citation-256">
    <w:name w:val="citation-256"/>
    <w:basedOn w:val="Absatz-Standardschriftart"/>
    <w:rsid w:val="00DE4C66"/>
  </w:style>
  <w:style w:type="character" w:customStyle="1" w:styleId="citation-255">
    <w:name w:val="citation-255"/>
    <w:basedOn w:val="Absatz-Standardschriftart"/>
    <w:rsid w:val="00DE4C66"/>
  </w:style>
  <w:style w:type="character" w:customStyle="1" w:styleId="citation-254">
    <w:name w:val="citation-254"/>
    <w:basedOn w:val="Absatz-Standardschriftart"/>
    <w:rsid w:val="00DE4C66"/>
  </w:style>
  <w:style w:type="character" w:customStyle="1" w:styleId="citation-253">
    <w:name w:val="citation-253"/>
    <w:basedOn w:val="Absatz-Standardschriftart"/>
    <w:rsid w:val="00DE4C66"/>
  </w:style>
  <w:style w:type="character" w:customStyle="1" w:styleId="citation-252">
    <w:name w:val="citation-252"/>
    <w:basedOn w:val="Absatz-Standardschriftart"/>
    <w:rsid w:val="00DE4C66"/>
  </w:style>
  <w:style w:type="character" w:customStyle="1" w:styleId="citation-278">
    <w:name w:val="citation-278"/>
    <w:basedOn w:val="Absatz-Standardschriftart"/>
    <w:rsid w:val="00DE4C66"/>
  </w:style>
  <w:style w:type="character" w:customStyle="1" w:styleId="citation-277">
    <w:name w:val="citation-277"/>
    <w:basedOn w:val="Absatz-Standardschriftart"/>
    <w:rsid w:val="00DE4C66"/>
  </w:style>
  <w:style w:type="character" w:customStyle="1" w:styleId="citation-276">
    <w:name w:val="citation-276"/>
    <w:basedOn w:val="Absatz-Standardschriftart"/>
    <w:rsid w:val="00DE4C66"/>
  </w:style>
  <w:style w:type="paragraph" w:styleId="berarbeitung">
    <w:name w:val="Revision"/>
    <w:hidden/>
    <w:uiPriority w:val="99"/>
    <w:semiHidden/>
    <w:rsid w:val="003A03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3388</Words>
  <Characters>18774</Characters>
  <Application>Microsoft Office Word</Application>
  <DocSecurity>0</DocSecurity>
  <Lines>399</Lines>
  <Paragraphs>116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AsPredicted Preregistration Template</vt:lpstr>
      <vt:lpstr/>
    </vt:vector>
  </TitlesOfParts>
  <Company/>
  <LinksUpToDate>false</LinksUpToDate>
  <CharactersWithSpaces>22046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AsPredicted Preregistration Template</dc:title>
  <dc:subject/>
  <dc:creator>Lea K;AsPredictedWebsite Stand 28.10.2025</dc:creator>
  <cp:keywords/>
  <dc:description/>
  <cp:lastModifiedBy>Simone Bosbach</cp:lastModifiedBy>
  <cp:revision>107</cp:revision>
  <dcterms:created xsi:type="dcterms:W3CDTF">2026-05-20T08:48:00Z</dcterms:created>
  <dcterms:modified xsi:type="dcterms:W3CDTF">2026-05-20T14:24:00Z</dcterms:modified>
  <dc:language>English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824d95cb-0b46-4c42-9871-40b88eecc7f6</vt:lpwstr>
  </property>
</Properties>
</file>