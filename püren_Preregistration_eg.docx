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8983B" w14:textId="77777777" w:rsidR="0005641F" w:rsidRPr="007E30D1" w:rsidRDefault="0005641F" w:rsidP="009B1A24">
      <w:pPr>
        <w:ind w:firstLine="360"/>
        <w:rPr>
          <w:rFonts w:ascii="Calibri" w:hAnsi="Calibri" w:cs="Calibri"/>
          <w:lang w:val="en-GB"/>
        </w:rPr>
      </w:pPr>
      <w:r w:rsidRPr="007E30D1">
        <w:rPr>
          <w:rFonts w:ascii="Calibri" w:hAnsi="Calibri" w:cs="Calibri"/>
          <w:b/>
          <w:bCs/>
          <w:lang w:val="en-GB"/>
        </w:rPr>
        <w:t>1) Data collection.</w:t>
      </w:r>
      <w:r w:rsidRPr="007E30D1">
        <w:rPr>
          <w:rFonts w:ascii="Calibri" w:hAnsi="Calibri" w:cs="Calibri"/>
          <w:lang w:val="en-GB"/>
        </w:rPr>
        <w:t> Have any data been collected for this study already?</w:t>
      </w:r>
    </w:p>
    <w:p w14:paraId="4ED4E53A" w14:textId="65887640" w:rsidR="0005641F" w:rsidRPr="007E30D1" w:rsidRDefault="0005641F" w:rsidP="0005641F">
      <w:pPr>
        <w:pStyle w:val="ListParagraph"/>
        <w:numPr>
          <w:ilvl w:val="0"/>
          <w:numId w:val="1"/>
        </w:numPr>
        <w:rPr>
          <w:rFonts w:ascii="Calibri" w:hAnsi="Calibri" w:cs="Calibri"/>
          <w:lang w:val="en-GB"/>
        </w:rPr>
      </w:pPr>
      <w:r w:rsidRPr="007E30D1">
        <w:rPr>
          <w:rFonts w:ascii="Calibri" w:hAnsi="Calibri" w:cs="Calibri"/>
          <w:lang w:val="en-GB"/>
        </w:rPr>
        <w:t>Yes, we already collected the data.</w:t>
      </w:r>
    </w:p>
    <w:p w14:paraId="586ABB15" w14:textId="4CAECAC7" w:rsidR="0005641F" w:rsidRPr="007E30D1" w:rsidRDefault="0005641F" w:rsidP="0005641F">
      <w:pPr>
        <w:pStyle w:val="ListParagraph"/>
        <w:numPr>
          <w:ilvl w:val="0"/>
          <w:numId w:val="1"/>
        </w:numPr>
        <w:rPr>
          <w:rFonts w:ascii="Calibri" w:hAnsi="Calibri" w:cs="Calibri"/>
          <w:highlight w:val="yellow"/>
          <w:lang w:val="en-GB"/>
        </w:rPr>
      </w:pPr>
      <w:r w:rsidRPr="007E30D1">
        <w:rPr>
          <w:rFonts w:ascii="Calibri" w:hAnsi="Calibri" w:cs="Calibri"/>
          <w:highlight w:val="yellow"/>
          <w:lang w:val="en-GB"/>
        </w:rPr>
        <w:t>No, no data have been collected for this study yet.</w:t>
      </w:r>
    </w:p>
    <w:p w14:paraId="7E1633D5" w14:textId="36C509F0" w:rsidR="0005641F" w:rsidRPr="007E30D1" w:rsidRDefault="0005641F" w:rsidP="0005641F">
      <w:pPr>
        <w:pStyle w:val="ListParagraph"/>
        <w:numPr>
          <w:ilvl w:val="0"/>
          <w:numId w:val="1"/>
        </w:numPr>
        <w:rPr>
          <w:rFonts w:ascii="Calibri" w:hAnsi="Calibri" w:cs="Calibri"/>
          <w:lang w:val="en-US"/>
        </w:rPr>
      </w:pPr>
      <w:r w:rsidRPr="007E30D1">
        <w:rPr>
          <w:rFonts w:ascii="Calibri" w:hAnsi="Calibri" w:cs="Calibri"/>
          <w:lang w:val="en-GB"/>
        </w:rPr>
        <w:t>It's complicated. We have already collected some data but explain in Question 8 why readers may consider this a valid </w:t>
      </w:r>
      <w:r w:rsidRPr="007E30D1">
        <w:rPr>
          <w:rFonts w:ascii="Calibri" w:hAnsi="Calibri" w:cs="Calibri"/>
          <w:b/>
          <w:bCs/>
          <w:u w:val="single"/>
          <w:lang w:val="en-GB"/>
        </w:rPr>
        <w:t>pre</w:t>
      </w:r>
      <w:r w:rsidRPr="007E30D1">
        <w:rPr>
          <w:rFonts w:ascii="Calibri" w:hAnsi="Calibri" w:cs="Calibri"/>
          <w:lang w:val="en-GB"/>
        </w:rPr>
        <w:t>-registration nevertheless.</w:t>
      </w:r>
    </w:p>
    <w:p w14:paraId="66F2C133" w14:textId="3E5C8E97" w:rsidR="0005641F" w:rsidRDefault="0005641F">
      <w:pPr>
        <w:rPr>
          <w:ins w:id="0" w:author="Gezen, Elif" w:date="2026-05-18T11:12:00Z" w16du:dateUtc="2026-05-18T09:12:00Z"/>
          <w:rFonts w:ascii="Calibri" w:hAnsi="Calibri" w:cs="Calibri"/>
          <w:lang w:val="en-GB"/>
        </w:rPr>
      </w:pPr>
      <w:r w:rsidRPr="007E30D1">
        <w:rPr>
          <w:rFonts w:ascii="Calibri" w:hAnsi="Calibri" w:cs="Calibri"/>
          <w:b/>
          <w:bCs/>
          <w:lang w:val="en-GB"/>
        </w:rPr>
        <w:t>2) Hypothesis</w:t>
      </w:r>
      <w:r w:rsidRPr="007E30D1">
        <w:rPr>
          <w:rFonts w:ascii="Calibri" w:hAnsi="Calibri" w:cs="Calibri"/>
          <w:lang w:val="en-GB"/>
        </w:rPr>
        <w:t> What's the main question being asked or hypothesis being tested in this study?</w:t>
      </w:r>
    </w:p>
    <w:p w14:paraId="529C9769" w14:textId="07B66D76" w:rsidR="003A03DF" w:rsidRPr="007E30D1" w:rsidRDefault="003A03DF">
      <w:pPr>
        <w:rPr>
          <w:rFonts w:ascii="Calibri" w:hAnsi="Calibri" w:cs="Calibri"/>
          <w:lang w:val="en-GB"/>
        </w:rPr>
      </w:pPr>
      <w:ins w:id="1" w:author="Gezen, Elif" w:date="2026-05-18T11:12:00Z" w16du:dateUtc="2026-05-18T09:12:00Z">
        <w:r>
          <w:rPr>
            <w:rFonts w:ascii="Calibri" w:hAnsi="Calibri" w:cs="Calibri"/>
            <w:lang w:val="en-GB"/>
          </w:rPr>
          <w:t>Using a control detection task</w:t>
        </w:r>
      </w:ins>
      <w:ins w:id="2" w:author="Gezen, Elif" w:date="2026-05-18T11:14:00Z" w16du:dateUtc="2026-05-18T09:14:00Z">
        <w:r>
          <w:rPr>
            <w:rFonts w:ascii="Calibri" w:hAnsi="Calibri" w:cs="Calibri"/>
            <w:lang w:val="en-GB"/>
          </w:rPr>
          <w:t>,</w:t>
        </w:r>
      </w:ins>
      <w:ins w:id="3" w:author="Gezen, Elif" w:date="2026-05-18T11:12:00Z" w16du:dateUtc="2026-05-18T09:12:00Z">
        <w:r>
          <w:rPr>
            <w:rFonts w:ascii="Calibri" w:hAnsi="Calibri" w:cs="Calibri"/>
            <w:lang w:val="en-GB"/>
          </w:rPr>
          <w:t xml:space="preserve"> where participants </w:t>
        </w:r>
      </w:ins>
      <w:ins w:id="4" w:author="Gezen, Elif" w:date="2026-05-18T11:13:00Z" w16du:dateUtc="2026-05-18T09:13:00Z">
        <w:r>
          <w:rPr>
            <w:rFonts w:ascii="Calibri" w:hAnsi="Calibri" w:cs="Calibri"/>
            <w:lang w:val="en-GB"/>
          </w:rPr>
          <w:t xml:space="preserve">use a computer cursor </w:t>
        </w:r>
      </w:ins>
      <w:ins w:id="5" w:author="Gezen, Elif" w:date="2026-05-18T11:14:00Z" w16du:dateUtc="2026-05-18T09:14:00Z">
        <w:r>
          <w:rPr>
            <w:rFonts w:ascii="Calibri" w:hAnsi="Calibri" w:cs="Calibri"/>
            <w:lang w:val="en-GB"/>
          </w:rPr>
          <w:t xml:space="preserve">to move one of the two items on screen, we ask whether participants’ subsequent recognition of the items they control </w:t>
        </w:r>
      </w:ins>
      <w:ins w:id="6" w:author="Gezen, Elif" w:date="2026-05-18T11:15:00Z" w16du:dateUtc="2026-05-18T09:15:00Z">
        <w:r>
          <w:rPr>
            <w:rFonts w:ascii="Calibri" w:hAnsi="Calibri" w:cs="Calibri"/>
            <w:lang w:val="en-GB"/>
          </w:rPr>
          <w:t xml:space="preserve">will be better for items over which they had high motor control (manipulated via perturbations on cursor movement) compared to items over which they had lower motor control. </w:t>
        </w:r>
      </w:ins>
      <w:ins w:id="7" w:author="Gezen, Elif" w:date="2026-05-18T11:12:00Z" w16du:dateUtc="2026-05-18T09:12:00Z">
        <w:r>
          <w:rPr>
            <w:rFonts w:ascii="Calibri" w:hAnsi="Calibri" w:cs="Calibri"/>
            <w:lang w:val="en-GB"/>
          </w:rPr>
          <w:t xml:space="preserve"> </w:t>
        </w:r>
      </w:ins>
    </w:p>
    <w:p w14:paraId="6A2C1882" w14:textId="3C798708" w:rsidR="005D629B" w:rsidRDefault="0067056D" w:rsidP="005D629B">
      <w:pPr>
        <w:pStyle w:val="NormalWeb"/>
        <w:numPr>
          <w:ilvl w:val="0"/>
          <w:numId w:val="3"/>
        </w:numPr>
        <w:spacing w:before="240" w:beforeAutospacing="0" w:after="0" w:afterAutospacing="0"/>
        <w:textAlignment w:val="baseline"/>
        <w:rPr>
          <w:ins w:id="8" w:author="Gezen, Elif" w:date="2026-05-18T11:09:00Z" w16du:dateUtc="2026-05-18T09:09:00Z"/>
          <w:rFonts w:ascii="Calibri" w:hAnsi="Calibri" w:cs="Calibri"/>
          <w:sz w:val="22"/>
          <w:szCs w:val="22"/>
        </w:rPr>
      </w:pPr>
      <w:r w:rsidRPr="007E30D1">
        <w:rPr>
          <w:rFonts w:ascii="Calibri" w:hAnsi="Calibri" w:cs="Calibri"/>
          <w:b/>
          <w:bCs/>
          <w:sz w:val="22"/>
          <w:szCs w:val="22"/>
        </w:rPr>
        <w:t>Primary</w:t>
      </w:r>
      <w:ins w:id="9" w:author="Gezen, Elif" w:date="2026-05-18T11:15:00Z" w16du:dateUtc="2026-05-18T09:15:00Z">
        <w:r w:rsidR="003A03DF">
          <w:rPr>
            <w:rFonts w:ascii="Calibri" w:hAnsi="Calibri" w:cs="Calibri"/>
            <w:b/>
            <w:bCs/>
            <w:sz w:val="22"/>
            <w:szCs w:val="22"/>
          </w:rPr>
          <w:t xml:space="preserve"> Hypothesis</w:t>
        </w:r>
      </w:ins>
      <w:r w:rsidRPr="007E30D1">
        <w:rPr>
          <w:rFonts w:ascii="Calibri" w:hAnsi="Calibri" w:cs="Calibri"/>
          <w:b/>
          <w:bCs/>
          <w:sz w:val="22"/>
          <w:szCs w:val="22"/>
        </w:rPr>
        <w:t>:</w:t>
      </w:r>
      <w:r w:rsidRPr="007E30D1">
        <w:rPr>
          <w:rFonts w:ascii="Calibri" w:hAnsi="Calibri" w:cs="Calibri"/>
          <w:sz w:val="22"/>
          <w:szCs w:val="22"/>
        </w:rPr>
        <w:t xml:space="preserve"> </w:t>
      </w:r>
      <w:del w:id="10" w:author="Gezen, Elif" w:date="2026-05-18T11:20:00Z" w16du:dateUtc="2026-05-18T09:20:00Z">
        <w:r w:rsidRPr="007E30D1" w:rsidDel="0057402B">
          <w:rPr>
            <w:rFonts w:ascii="Calibri" w:hAnsi="Calibri" w:cs="Calibri"/>
            <w:sz w:val="22"/>
            <w:szCs w:val="22"/>
          </w:rPr>
          <w:delText>As sensorimotor control increases, participants’ accuracy in recognizing items will increase, and their reaction times will decrease.</w:delText>
        </w:r>
      </w:del>
      <w:ins w:id="11" w:author="Gezen, Elif" w:date="2026-05-18T11:20:00Z" w16du:dateUtc="2026-05-18T09:20:00Z">
        <w:r w:rsidR="0057402B">
          <w:rPr>
            <w:rFonts w:ascii="Calibri" w:hAnsi="Calibri" w:cs="Calibri"/>
            <w:sz w:val="22"/>
            <w:szCs w:val="22"/>
          </w:rPr>
          <w:t xml:space="preserve"> Participants’ accuracy in recognizing items will be </w:t>
        </w:r>
      </w:ins>
      <w:ins w:id="12" w:author="Gezen, Elif" w:date="2026-05-18T11:21:00Z" w16du:dateUtc="2026-05-18T09:21:00Z">
        <w:r w:rsidR="0057402B">
          <w:rPr>
            <w:rFonts w:ascii="Calibri" w:hAnsi="Calibri" w:cs="Calibri"/>
            <w:sz w:val="22"/>
            <w:szCs w:val="22"/>
          </w:rPr>
          <w:t xml:space="preserve">higher; and reaction times will be lower; for the high motor control condition compared to the low motor control condition. </w:t>
        </w:r>
      </w:ins>
    </w:p>
    <w:p w14:paraId="7320ABD8" w14:textId="5C96589D" w:rsidR="003A03DF" w:rsidDel="0057402B" w:rsidRDefault="003A03DF" w:rsidP="005D629B">
      <w:pPr>
        <w:pStyle w:val="NormalWeb"/>
        <w:numPr>
          <w:ilvl w:val="0"/>
          <w:numId w:val="3"/>
        </w:numPr>
        <w:spacing w:before="240" w:beforeAutospacing="0" w:after="0" w:afterAutospacing="0"/>
        <w:textAlignment w:val="baseline"/>
        <w:rPr>
          <w:del w:id="13" w:author="Gezen, Elif" w:date="2026-05-18T11:22:00Z" w16du:dateUtc="2026-05-18T09:22:00Z"/>
          <w:rFonts w:ascii="Calibri" w:hAnsi="Calibri" w:cs="Calibri"/>
          <w:sz w:val="22"/>
          <w:szCs w:val="22"/>
        </w:rPr>
      </w:pPr>
      <w:ins w:id="14" w:author="Gezen, Elif" w:date="2026-05-18T11:09:00Z" w16du:dateUtc="2026-05-18T09:09:00Z">
        <w:r>
          <w:rPr>
            <w:rFonts w:ascii="Calibri" w:hAnsi="Calibri" w:cs="Calibri"/>
            <w:b/>
            <w:bCs/>
            <w:sz w:val="22"/>
            <w:szCs w:val="22"/>
          </w:rPr>
          <w:t>Exploratory:</w:t>
        </w:r>
        <w:r>
          <w:rPr>
            <w:rFonts w:ascii="Calibri" w:hAnsi="Calibri" w:cs="Calibri"/>
            <w:sz w:val="22"/>
            <w:szCs w:val="22"/>
          </w:rPr>
          <w:t xml:space="preserve"> </w:t>
        </w:r>
      </w:ins>
      <w:ins w:id="15" w:author="Gezen, Elif" w:date="2026-05-18T11:11:00Z" w16du:dateUtc="2026-05-18T09:11:00Z">
        <w:r>
          <w:rPr>
            <w:rFonts w:ascii="Calibri" w:hAnsi="Calibri" w:cs="Calibri"/>
            <w:sz w:val="22"/>
            <w:szCs w:val="22"/>
          </w:rPr>
          <w:t>Among the items they controlled, participants’ accuracy in recognizing items will be higher for th</w:t>
        </w:r>
      </w:ins>
      <w:ins w:id="16" w:author="Gezen, Elif" w:date="2026-05-18T11:12:00Z" w16du:dateUtc="2026-05-18T09:12:00Z">
        <w:r>
          <w:rPr>
            <w:rFonts w:ascii="Calibri" w:hAnsi="Calibri" w:cs="Calibri"/>
            <w:sz w:val="22"/>
            <w:szCs w:val="22"/>
          </w:rPr>
          <w:t>e items that they correctly detected</w:t>
        </w:r>
      </w:ins>
      <w:ins w:id="17" w:author="Gezen, Elif" w:date="2026-05-18T11:21:00Z" w16du:dateUtc="2026-05-18T09:21:00Z">
        <w:r w:rsidR="0057402B">
          <w:rPr>
            <w:rFonts w:ascii="Calibri" w:hAnsi="Calibri" w:cs="Calibri"/>
            <w:sz w:val="22"/>
            <w:szCs w:val="22"/>
          </w:rPr>
          <w:t xml:space="preserve"> their control over, c</w:t>
        </w:r>
      </w:ins>
      <w:ins w:id="18" w:author="Gezen, Elif" w:date="2026-05-18T11:22:00Z" w16du:dateUtc="2026-05-18T09:22:00Z">
        <w:r w:rsidR="0057402B">
          <w:rPr>
            <w:rFonts w:ascii="Calibri" w:hAnsi="Calibri" w:cs="Calibri"/>
            <w:sz w:val="22"/>
            <w:szCs w:val="22"/>
          </w:rPr>
          <w:t xml:space="preserve">ompared to items that they could not detect their control over. </w:t>
        </w:r>
      </w:ins>
    </w:p>
    <w:p w14:paraId="102A79A8" w14:textId="41A4E25B" w:rsidR="003A03DF" w:rsidRPr="0057402B" w:rsidDel="0057402B" w:rsidRDefault="003A03DF" w:rsidP="0057402B">
      <w:pPr>
        <w:pStyle w:val="NormalWeb"/>
        <w:numPr>
          <w:ilvl w:val="0"/>
          <w:numId w:val="3"/>
        </w:numPr>
        <w:spacing w:before="240" w:beforeAutospacing="0" w:after="0" w:afterAutospacing="0"/>
        <w:textAlignment w:val="baseline"/>
        <w:rPr>
          <w:del w:id="19" w:author="Gezen, Elif" w:date="2026-05-18T11:22:00Z" w16du:dateUtc="2026-05-18T09:22:00Z"/>
          <w:rFonts w:ascii="Calibri" w:hAnsi="Calibri" w:cs="Calibri"/>
          <w:sz w:val="22"/>
          <w:szCs w:val="22"/>
        </w:rPr>
      </w:pPr>
      <w:del w:id="20" w:author="Gezen, Elif" w:date="2026-05-18T11:22:00Z" w16du:dateUtc="2026-05-18T09:22:00Z">
        <w:r w:rsidRPr="0057402B" w:rsidDel="0057402B">
          <w:rPr>
            <w:rFonts w:ascii="Calibri" w:hAnsi="Calibri" w:cs="Calibri"/>
            <w:sz w:val="22"/>
            <w:szCs w:val="22"/>
          </w:rPr>
          <w:delText xml:space="preserve"> </w:delText>
        </w:r>
      </w:del>
    </w:p>
    <w:p w14:paraId="31D6EC7D" w14:textId="77777777" w:rsidR="005D629B" w:rsidRPr="0057402B" w:rsidRDefault="005D629B" w:rsidP="0057402B">
      <w:pPr>
        <w:pStyle w:val="NormalWeb"/>
        <w:numPr>
          <w:ilvl w:val="0"/>
          <w:numId w:val="3"/>
        </w:numPr>
        <w:spacing w:before="240" w:beforeAutospacing="0" w:after="0" w:afterAutospacing="0"/>
        <w:textAlignment w:val="baseline"/>
        <w:rPr>
          <w:rFonts w:ascii="Calibri" w:hAnsi="Calibri" w:cs="Calibri"/>
          <w:sz w:val="22"/>
          <w:szCs w:val="22"/>
        </w:rPr>
      </w:pPr>
    </w:p>
    <w:p w14:paraId="27C62B56" w14:textId="7FD71F60" w:rsidR="0005641F" w:rsidRPr="007E30D1" w:rsidRDefault="0005641F">
      <w:pPr>
        <w:rPr>
          <w:rFonts w:ascii="Calibri" w:hAnsi="Calibri" w:cs="Calibri"/>
          <w:lang w:val="en-GB"/>
        </w:rPr>
      </w:pPr>
      <w:r w:rsidRPr="007E30D1">
        <w:rPr>
          <w:rFonts w:ascii="Calibri" w:hAnsi="Calibri" w:cs="Calibri"/>
          <w:b/>
          <w:bCs/>
          <w:lang w:val="en-GB"/>
        </w:rPr>
        <w:t>3) Dependent variable</w:t>
      </w:r>
      <w:r w:rsidRPr="007E30D1">
        <w:rPr>
          <w:rFonts w:ascii="Calibri" w:hAnsi="Calibri" w:cs="Calibri"/>
          <w:lang w:val="en-GB"/>
        </w:rPr>
        <w:t> Describe the key dependent variable(s) specifying how they will be measured.</w:t>
      </w:r>
    </w:p>
    <w:p w14:paraId="033E71C8" w14:textId="558547DA" w:rsidR="00DE4C66" w:rsidRPr="007E30D1" w:rsidRDefault="00DE4C66" w:rsidP="00DE4C66">
      <w:pPr>
        <w:pStyle w:val="NormalWeb"/>
        <w:spacing w:before="0" w:beforeAutospacing="0"/>
        <w:rPr>
          <w:rFonts w:ascii="Calibri" w:hAnsi="Calibri" w:cs="Calibri"/>
          <w:sz w:val="22"/>
          <w:szCs w:val="22"/>
        </w:rPr>
      </w:pPr>
      <w:r w:rsidRPr="007E30D1">
        <w:rPr>
          <w:rFonts w:ascii="Calibri" w:hAnsi="Calibri" w:cs="Calibri"/>
          <w:b/>
          <w:bCs/>
          <w:sz w:val="22"/>
          <w:szCs w:val="22"/>
        </w:rPr>
        <w:t xml:space="preserve">Primary Behavioral Dependent Variables (Measured during the </w:t>
      </w:r>
      <w:ins w:id="21" w:author="Gezen, Elif" w:date="2026-05-18T11:23:00Z" w16du:dateUtc="2026-05-18T09:23:00Z">
        <w:r w:rsidR="0057402B">
          <w:rPr>
            <w:rFonts w:ascii="Calibri" w:hAnsi="Calibri" w:cs="Calibri"/>
            <w:b/>
            <w:bCs/>
            <w:sz w:val="22"/>
            <w:szCs w:val="22"/>
          </w:rPr>
          <w:t xml:space="preserve">recognition task </w:t>
        </w:r>
      </w:ins>
      <w:del w:id="22" w:author="Gezen, Elif" w:date="2026-05-18T11:23:00Z" w16du:dateUtc="2026-05-18T09:23:00Z">
        <w:r w:rsidRPr="007E30D1" w:rsidDel="0057402B">
          <w:rPr>
            <w:rFonts w:ascii="Calibri" w:hAnsi="Calibri" w:cs="Calibri"/>
            <w:b/>
            <w:bCs/>
            <w:sz w:val="22"/>
            <w:szCs w:val="22"/>
          </w:rPr>
          <w:delText>memory test</w:delText>
        </w:r>
      </w:del>
      <w:r w:rsidRPr="007E30D1">
        <w:rPr>
          <w:rFonts w:ascii="Calibri" w:hAnsi="Calibri" w:cs="Calibri"/>
          <w:b/>
          <w:bCs/>
          <w:sz w:val="22"/>
          <w:szCs w:val="22"/>
        </w:rPr>
        <w:t>):</w:t>
      </w:r>
    </w:p>
    <w:p w14:paraId="0D9FC7F9" w14:textId="5EA38D10" w:rsidR="00DE4C66" w:rsidRPr="007E30D1" w:rsidRDefault="00DE4C66" w:rsidP="00DE4C66">
      <w:pPr>
        <w:pStyle w:val="NormalWeb"/>
        <w:numPr>
          <w:ilvl w:val="0"/>
          <w:numId w:val="19"/>
        </w:numPr>
        <w:spacing w:before="0" w:beforeAutospacing="0"/>
        <w:rPr>
          <w:rFonts w:ascii="Calibri" w:hAnsi="Calibri" w:cs="Calibri"/>
          <w:sz w:val="22"/>
          <w:szCs w:val="22"/>
        </w:rPr>
      </w:pPr>
      <w:r w:rsidRPr="007E30D1">
        <w:rPr>
          <w:rStyle w:val="citation-257"/>
          <w:rFonts w:ascii="Calibri" w:eastAsiaTheme="majorEastAsia" w:hAnsi="Calibri" w:cs="Calibri"/>
          <w:b/>
          <w:bCs/>
          <w:sz w:val="22"/>
          <w:szCs w:val="22"/>
        </w:rPr>
        <w:t>Recognition Accuracy:</w:t>
      </w:r>
      <w:r w:rsidRPr="007E30D1">
        <w:rPr>
          <w:rStyle w:val="citation-257"/>
          <w:rFonts w:ascii="Calibri" w:eastAsiaTheme="majorEastAsia" w:hAnsi="Calibri" w:cs="Calibri"/>
          <w:sz w:val="22"/>
          <w:szCs w:val="22"/>
        </w:rPr>
        <w:t xml:space="preserve"> The participant's ability to correctly identify previously encountered </w:t>
      </w:r>
      <w:del w:id="23" w:author="Gezen, Elif" w:date="2026-05-18T11:24:00Z" w16du:dateUtc="2026-05-18T09:24:00Z">
        <w:r w:rsidRPr="007E30D1" w:rsidDel="0057402B">
          <w:rPr>
            <w:rStyle w:val="citation-257"/>
            <w:rFonts w:ascii="Calibri" w:eastAsiaTheme="majorEastAsia" w:hAnsi="Calibri" w:cs="Calibri"/>
            <w:sz w:val="22"/>
            <w:szCs w:val="22"/>
          </w:rPr>
          <w:delText xml:space="preserve">target </w:delText>
        </w:r>
      </w:del>
      <w:r w:rsidRPr="007E30D1">
        <w:rPr>
          <w:rStyle w:val="citation-257"/>
          <w:rFonts w:ascii="Calibri" w:eastAsiaTheme="majorEastAsia" w:hAnsi="Calibri" w:cs="Calibri"/>
          <w:sz w:val="22"/>
          <w:szCs w:val="22"/>
        </w:rPr>
        <w:t xml:space="preserve">items as "old" and </w:t>
      </w:r>
      <w:del w:id="24" w:author="Gezen, Elif" w:date="2026-05-18T11:24:00Z" w16du:dateUtc="2026-05-18T09:24:00Z">
        <w:r w:rsidRPr="007E30D1" w:rsidDel="0057402B">
          <w:rPr>
            <w:rStyle w:val="citation-257"/>
            <w:rFonts w:ascii="Calibri" w:eastAsiaTheme="majorEastAsia" w:hAnsi="Calibri" w:cs="Calibri"/>
            <w:sz w:val="22"/>
            <w:szCs w:val="22"/>
          </w:rPr>
          <w:delText xml:space="preserve">distinctly </w:delText>
        </w:r>
      </w:del>
      <w:r w:rsidRPr="007E30D1">
        <w:rPr>
          <w:rStyle w:val="citation-257"/>
          <w:rFonts w:ascii="Calibri" w:eastAsiaTheme="majorEastAsia" w:hAnsi="Calibri" w:cs="Calibri"/>
          <w:sz w:val="22"/>
          <w:szCs w:val="22"/>
        </w:rPr>
        <w:t>novel items as "new"</w:t>
      </w:r>
      <w:ins w:id="25" w:author="Gezen, Elif" w:date="2026-05-18T11:27:00Z" w16du:dateUtc="2026-05-18T09:27:00Z">
        <w:r w:rsidR="0057402B">
          <w:rPr>
            <w:rStyle w:val="citation-257"/>
            <w:rFonts w:ascii="Calibri" w:eastAsiaTheme="majorEastAsia" w:hAnsi="Calibri" w:cs="Calibri"/>
            <w:sz w:val="22"/>
            <w:szCs w:val="22"/>
          </w:rPr>
          <w:t>.</w:t>
        </w:r>
      </w:ins>
      <w:ins w:id="26" w:author="Gezen, Elif" w:date="2026-05-18T11:24:00Z" w16du:dateUtc="2026-05-18T09:24:00Z">
        <w:r w:rsidR="0057402B">
          <w:rPr>
            <w:rFonts w:ascii="Calibri" w:hAnsi="Calibri" w:cs="Calibri"/>
            <w:sz w:val="22"/>
            <w:szCs w:val="22"/>
          </w:rPr>
          <w:t>,</w:t>
        </w:r>
      </w:ins>
      <w:del w:id="27" w:author="Gezen, Elif" w:date="2026-05-18T11:24:00Z" w16du:dateUtc="2026-05-18T09:24:00Z">
        <w:r w:rsidRPr="007E30D1" w:rsidDel="0057402B">
          <w:rPr>
            <w:rFonts w:ascii="Calibri" w:hAnsi="Calibri" w:cs="Calibri"/>
            <w:sz w:val="22"/>
            <w:szCs w:val="22"/>
          </w:rPr>
          <w:delText xml:space="preserve">. </w:delText>
        </w:r>
        <w:r w:rsidRPr="007E30D1" w:rsidDel="0057402B">
          <w:rPr>
            <w:rStyle w:val="citation-256"/>
            <w:rFonts w:ascii="Calibri" w:eastAsiaTheme="majorEastAsia" w:hAnsi="Calibri" w:cs="Calibri"/>
            <w:sz w:val="22"/>
            <w:szCs w:val="22"/>
          </w:rPr>
          <w:delText>To account for response bias and ensure reliable sensitivity measures, this will be formally</w:delText>
        </w:r>
      </w:del>
      <w:r w:rsidRPr="007E30D1">
        <w:rPr>
          <w:rStyle w:val="citation-256"/>
          <w:rFonts w:ascii="Calibri" w:eastAsiaTheme="majorEastAsia" w:hAnsi="Calibri" w:cs="Calibri"/>
          <w:sz w:val="22"/>
          <w:szCs w:val="22"/>
        </w:rPr>
        <w:t xml:space="preserve"> </w:t>
      </w:r>
      <w:del w:id="28" w:author="Gezen, Elif" w:date="2026-05-18T11:27:00Z" w16du:dateUtc="2026-05-18T09:27:00Z">
        <w:r w:rsidRPr="007E30D1" w:rsidDel="0057402B">
          <w:rPr>
            <w:rStyle w:val="citation-256"/>
            <w:rFonts w:ascii="Calibri" w:eastAsiaTheme="majorEastAsia" w:hAnsi="Calibri" w:cs="Calibri"/>
            <w:sz w:val="22"/>
            <w:szCs w:val="22"/>
          </w:rPr>
          <w:delText>q</w:delText>
        </w:r>
      </w:del>
      <w:ins w:id="29" w:author="Gezen, Elif" w:date="2026-05-18T11:27:00Z" w16du:dateUtc="2026-05-18T09:27:00Z">
        <w:r w:rsidR="0057402B">
          <w:rPr>
            <w:rStyle w:val="citation-256"/>
            <w:rFonts w:ascii="Calibri" w:eastAsiaTheme="majorEastAsia" w:hAnsi="Calibri" w:cs="Calibri"/>
            <w:sz w:val="22"/>
            <w:szCs w:val="22"/>
          </w:rPr>
          <w:t>Q</w:t>
        </w:r>
      </w:ins>
      <w:r w:rsidRPr="007E30D1">
        <w:rPr>
          <w:rStyle w:val="citation-256"/>
          <w:rFonts w:ascii="Calibri" w:eastAsiaTheme="majorEastAsia" w:hAnsi="Calibri" w:cs="Calibri"/>
          <w:sz w:val="22"/>
          <w:szCs w:val="22"/>
        </w:rPr>
        <w:t>uantified using</w:t>
      </w:r>
      <w:ins w:id="30" w:author="Gezen, Elif" w:date="2026-05-18T11:27:00Z" w16du:dateUtc="2026-05-18T09:27:00Z">
        <w:r w:rsidR="0057402B">
          <w:rPr>
            <w:rStyle w:val="citation-256"/>
            <w:rFonts w:ascii="Calibri" w:eastAsiaTheme="majorEastAsia" w:hAnsi="Calibri" w:cs="Calibri"/>
            <w:sz w:val="22"/>
            <w:szCs w:val="22"/>
          </w:rPr>
          <w:t xml:space="preserve"> </w:t>
        </w:r>
        <w:commentRangeStart w:id="31"/>
        <w:r w:rsidR="0057402B">
          <w:rPr>
            <w:rStyle w:val="citation-256"/>
            <w:rFonts w:ascii="Calibri" w:eastAsiaTheme="majorEastAsia" w:hAnsi="Calibri" w:cs="Calibri"/>
            <w:sz w:val="22"/>
            <w:szCs w:val="22"/>
          </w:rPr>
          <w:t>participants’</w:t>
        </w:r>
      </w:ins>
      <w:ins w:id="32" w:author="Gezen, Elif" w:date="2026-05-18T11:28:00Z" w16du:dateUtc="2026-05-18T09:28:00Z">
        <w:r w:rsidR="0057402B">
          <w:rPr>
            <w:rStyle w:val="citation-256"/>
            <w:rFonts w:ascii="Calibri" w:eastAsiaTheme="majorEastAsia" w:hAnsi="Calibri" w:cs="Calibri"/>
            <w:sz w:val="22"/>
            <w:szCs w:val="22"/>
          </w:rPr>
          <w:t xml:space="preserve"> raw old/new responses</w:t>
        </w:r>
      </w:ins>
      <w:commentRangeEnd w:id="31"/>
      <w:r w:rsidR="0057402B">
        <w:rPr>
          <w:rStyle w:val="CommentReference"/>
          <w:rFonts w:ascii="Calibri" w:eastAsiaTheme="majorEastAsia" w:hAnsi="Calibri" w:cs="Calibri"/>
          <w:sz w:val="22"/>
          <w:szCs w:val="22"/>
        </w:rPr>
        <w:commentReference w:id="31"/>
      </w:r>
      <w:ins w:id="33" w:author="Gezen, Elif" w:date="2026-05-18T11:28:00Z" w16du:dateUtc="2026-05-18T09:28:00Z">
        <w:r w:rsidR="0057402B">
          <w:rPr>
            <w:rStyle w:val="citation-256"/>
            <w:rFonts w:ascii="Calibri" w:eastAsiaTheme="majorEastAsia" w:hAnsi="Calibri" w:cs="Calibri"/>
            <w:sz w:val="22"/>
            <w:szCs w:val="22"/>
          </w:rPr>
          <w:t>, and calculated</w:t>
        </w:r>
      </w:ins>
      <w:r w:rsidRPr="007E30D1">
        <w:rPr>
          <w:rStyle w:val="citation-256"/>
          <w:rFonts w:ascii="Calibri" w:eastAsiaTheme="majorEastAsia" w:hAnsi="Calibri" w:cs="Calibri"/>
          <w:sz w:val="22"/>
          <w:szCs w:val="22"/>
        </w:rPr>
        <w:t xml:space="preserve"> d-prime (d') scores</w:t>
      </w:r>
      <w:r w:rsidRPr="007E30D1">
        <w:rPr>
          <w:rFonts w:ascii="Calibri" w:hAnsi="Calibri" w:cs="Calibri"/>
          <w:sz w:val="22"/>
          <w:szCs w:val="22"/>
        </w:rPr>
        <w:t xml:space="preserve">. </w:t>
      </w:r>
    </w:p>
    <w:p w14:paraId="45C7456B" w14:textId="77777777" w:rsidR="00DE4C66" w:rsidRPr="007E30D1" w:rsidRDefault="00DE4C66" w:rsidP="00DE4C66">
      <w:pPr>
        <w:pStyle w:val="NormalWeb"/>
        <w:numPr>
          <w:ilvl w:val="0"/>
          <w:numId w:val="19"/>
        </w:numPr>
        <w:spacing w:before="0" w:beforeAutospacing="0"/>
        <w:rPr>
          <w:rFonts w:ascii="Calibri" w:hAnsi="Calibri" w:cs="Calibri"/>
          <w:sz w:val="22"/>
          <w:szCs w:val="22"/>
        </w:rPr>
      </w:pPr>
      <w:r w:rsidRPr="007E30D1">
        <w:rPr>
          <w:rStyle w:val="citation-255"/>
          <w:rFonts w:ascii="Calibri" w:eastAsiaTheme="majorEastAsia" w:hAnsi="Calibri" w:cs="Calibri"/>
          <w:b/>
          <w:bCs/>
          <w:sz w:val="22"/>
          <w:szCs w:val="22"/>
        </w:rPr>
        <w:t>Reaction Time:</w:t>
      </w:r>
      <w:r w:rsidRPr="007E30D1">
        <w:rPr>
          <w:rStyle w:val="citation-255"/>
          <w:rFonts w:ascii="Calibri" w:eastAsiaTheme="majorEastAsia" w:hAnsi="Calibri" w:cs="Calibri"/>
          <w:sz w:val="22"/>
          <w:szCs w:val="22"/>
        </w:rPr>
        <w:t xml:space="preserve"> The latency of the participant's "old/new" recognition judgment</w:t>
      </w:r>
      <w:r w:rsidRPr="007E30D1">
        <w:rPr>
          <w:rFonts w:ascii="Calibri" w:hAnsi="Calibri" w:cs="Calibri"/>
          <w:sz w:val="22"/>
          <w:szCs w:val="22"/>
        </w:rPr>
        <w:t xml:space="preserve">. </w:t>
      </w:r>
    </w:p>
    <w:p w14:paraId="08BEFFED" w14:textId="13AFDD91" w:rsidR="00DE4C66" w:rsidRPr="007E30D1" w:rsidRDefault="00DE4C66" w:rsidP="00DE4C66">
      <w:pPr>
        <w:pStyle w:val="NormalWeb"/>
        <w:spacing w:before="0" w:beforeAutospacing="0"/>
        <w:rPr>
          <w:rFonts w:ascii="Calibri" w:hAnsi="Calibri" w:cs="Calibri"/>
          <w:sz w:val="22"/>
          <w:szCs w:val="22"/>
        </w:rPr>
      </w:pPr>
      <w:r w:rsidRPr="007E30D1">
        <w:rPr>
          <w:rFonts w:ascii="Calibri" w:hAnsi="Calibri" w:cs="Calibri"/>
          <w:b/>
          <w:bCs/>
          <w:sz w:val="22"/>
          <w:szCs w:val="22"/>
        </w:rPr>
        <w:t xml:space="preserve">Secondary Behavioral Variables (Measured during the </w:t>
      </w:r>
      <w:ins w:id="34" w:author="Gezen, Elif" w:date="2026-05-18T11:23:00Z" w16du:dateUtc="2026-05-18T09:23:00Z">
        <w:r w:rsidR="0057402B">
          <w:rPr>
            <w:rFonts w:ascii="Calibri" w:hAnsi="Calibri" w:cs="Calibri"/>
            <w:b/>
            <w:bCs/>
            <w:sz w:val="22"/>
            <w:szCs w:val="22"/>
          </w:rPr>
          <w:t xml:space="preserve">control detection </w:t>
        </w:r>
      </w:ins>
      <w:commentRangeStart w:id="35"/>
      <w:del w:id="36" w:author="Gezen, Elif" w:date="2026-05-18T11:23:00Z" w16du:dateUtc="2026-05-18T09:23:00Z">
        <w:r w:rsidRPr="007E30D1" w:rsidDel="0057402B">
          <w:rPr>
            <w:rFonts w:ascii="Calibri" w:hAnsi="Calibri" w:cs="Calibri"/>
            <w:b/>
            <w:bCs/>
            <w:sz w:val="22"/>
            <w:szCs w:val="22"/>
          </w:rPr>
          <w:delText>continuous tracking</w:delText>
        </w:r>
      </w:del>
      <w:r w:rsidRPr="007E30D1">
        <w:rPr>
          <w:rFonts w:ascii="Calibri" w:hAnsi="Calibri" w:cs="Calibri"/>
          <w:b/>
          <w:bCs/>
          <w:sz w:val="22"/>
          <w:szCs w:val="22"/>
        </w:rPr>
        <w:t xml:space="preserve"> </w:t>
      </w:r>
      <w:commentRangeEnd w:id="35"/>
      <w:r w:rsidR="002A0BDE" w:rsidRPr="007E30D1">
        <w:rPr>
          <w:rStyle w:val="CommentReference"/>
          <w:rFonts w:ascii="Calibri" w:hAnsi="Calibri" w:cs="Calibri"/>
          <w:b/>
          <w:bCs/>
          <w:sz w:val="22"/>
          <w:szCs w:val="22"/>
        </w:rPr>
        <w:commentReference w:id="35"/>
      </w:r>
      <w:r w:rsidRPr="007E30D1">
        <w:rPr>
          <w:rFonts w:ascii="Calibri" w:hAnsi="Calibri" w:cs="Calibri"/>
          <w:b/>
          <w:bCs/>
          <w:sz w:val="22"/>
          <w:szCs w:val="22"/>
        </w:rPr>
        <w:t>task):</w:t>
      </w:r>
    </w:p>
    <w:p w14:paraId="226CE9B6" w14:textId="224FBF7F" w:rsidR="00DE4C66" w:rsidRPr="007E30D1" w:rsidRDefault="002A0BDE" w:rsidP="00DE4C66">
      <w:pPr>
        <w:pStyle w:val="NormalWeb"/>
        <w:numPr>
          <w:ilvl w:val="0"/>
          <w:numId w:val="20"/>
        </w:numPr>
        <w:spacing w:before="0" w:beforeAutospacing="0"/>
        <w:rPr>
          <w:rFonts w:ascii="Calibri" w:hAnsi="Calibri" w:cs="Calibri"/>
          <w:sz w:val="22"/>
          <w:szCs w:val="22"/>
        </w:rPr>
      </w:pPr>
      <w:ins w:id="37" w:author="Gezen, Elif" w:date="2026-05-18T11:58:00Z" w16du:dateUtc="2026-05-18T09:58:00Z">
        <w:r>
          <w:rPr>
            <w:rStyle w:val="citation-254"/>
            <w:rFonts w:ascii="Calibri" w:eastAsiaTheme="majorEastAsia" w:hAnsi="Calibri" w:cs="Calibri"/>
            <w:b/>
            <w:bCs/>
            <w:sz w:val="22"/>
            <w:szCs w:val="22"/>
          </w:rPr>
          <w:t>Control Detection Accuracy</w:t>
        </w:r>
      </w:ins>
      <w:del w:id="38" w:author="Gezen, Elif" w:date="2026-05-18T11:58:00Z" w16du:dateUtc="2026-05-18T09:58:00Z">
        <w:r w:rsidR="00DE4C66" w:rsidRPr="007E30D1" w:rsidDel="002A0BDE">
          <w:rPr>
            <w:rStyle w:val="citation-254"/>
            <w:rFonts w:ascii="Calibri" w:eastAsiaTheme="majorEastAsia" w:hAnsi="Calibri" w:cs="Calibri"/>
            <w:b/>
            <w:bCs/>
            <w:sz w:val="22"/>
            <w:szCs w:val="22"/>
          </w:rPr>
          <w:delText>Detection of Control</w:delText>
        </w:r>
      </w:del>
      <w:r w:rsidR="00DE4C66" w:rsidRPr="007E30D1">
        <w:rPr>
          <w:rStyle w:val="citation-254"/>
          <w:rFonts w:ascii="Calibri" w:eastAsiaTheme="majorEastAsia" w:hAnsi="Calibri" w:cs="Calibri"/>
          <w:b/>
          <w:bCs/>
          <w:sz w:val="22"/>
          <w:szCs w:val="22"/>
        </w:rPr>
        <w:t>:</w:t>
      </w:r>
      <w:r w:rsidR="00DE4C66" w:rsidRPr="007E30D1">
        <w:rPr>
          <w:rStyle w:val="citation-254"/>
          <w:rFonts w:ascii="Calibri" w:eastAsiaTheme="majorEastAsia" w:hAnsi="Calibri" w:cs="Calibri"/>
          <w:sz w:val="22"/>
          <w:szCs w:val="22"/>
        </w:rPr>
        <w:t xml:space="preserve"> </w:t>
      </w:r>
      <w:ins w:id="39" w:author="Gezen, Elif" w:date="2026-05-18T11:58:00Z" w16du:dateUtc="2026-05-18T09:58:00Z">
        <w:r>
          <w:rPr>
            <w:rStyle w:val="citation-254"/>
            <w:rFonts w:ascii="Calibri" w:eastAsiaTheme="majorEastAsia" w:hAnsi="Calibri" w:cs="Calibri"/>
            <w:sz w:val="22"/>
            <w:szCs w:val="22"/>
          </w:rPr>
          <w:t xml:space="preserve">Quantified using participants’ answers to </w:t>
        </w:r>
      </w:ins>
      <w:del w:id="40" w:author="Gezen, Elif" w:date="2026-05-18T11:58:00Z" w16du:dateUtc="2026-05-18T09:58:00Z">
        <w:r w:rsidR="00DE4C66" w:rsidRPr="007E30D1" w:rsidDel="002A0BDE">
          <w:rPr>
            <w:rStyle w:val="citation-254"/>
            <w:rFonts w:ascii="Calibri" w:eastAsiaTheme="majorEastAsia" w:hAnsi="Calibri" w:cs="Calibri"/>
            <w:sz w:val="22"/>
            <w:szCs w:val="22"/>
          </w:rPr>
          <w:delText>A</w:delText>
        </w:r>
      </w:del>
      <w:ins w:id="41" w:author="Gezen, Elif" w:date="2026-05-18T11:58:00Z" w16du:dateUtc="2026-05-18T09:58:00Z">
        <w:r>
          <w:rPr>
            <w:rStyle w:val="citation-254"/>
            <w:rFonts w:ascii="Calibri" w:eastAsiaTheme="majorEastAsia" w:hAnsi="Calibri" w:cs="Calibri"/>
            <w:sz w:val="22"/>
            <w:szCs w:val="22"/>
          </w:rPr>
          <w:t>a</w:t>
        </w:r>
      </w:ins>
      <w:r w:rsidR="00DE4C66" w:rsidRPr="007E30D1">
        <w:rPr>
          <w:rStyle w:val="citation-254"/>
          <w:rFonts w:ascii="Calibri" w:eastAsiaTheme="majorEastAsia" w:hAnsi="Calibri" w:cs="Calibri"/>
          <w:sz w:val="22"/>
          <w:szCs w:val="22"/>
        </w:rPr>
        <w:t xml:space="preserve"> 2-Alternative Forced Choice (2AFC) judgment in which participants indicate which of the two moving items they believed they were controlling</w:t>
      </w:r>
      <w:r w:rsidR="00DE4C66" w:rsidRPr="007E30D1">
        <w:rPr>
          <w:rFonts w:ascii="Calibri" w:hAnsi="Calibri" w:cs="Calibri"/>
          <w:sz w:val="22"/>
          <w:szCs w:val="22"/>
        </w:rPr>
        <w:t xml:space="preserve">. </w:t>
      </w:r>
    </w:p>
    <w:p w14:paraId="474EB0F3" w14:textId="78610DFD" w:rsidR="00DE4C66" w:rsidRPr="007E30D1" w:rsidRDefault="00DE4C66" w:rsidP="00DE4C66">
      <w:pPr>
        <w:pStyle w:val="NormalWeb"/>
        <w:numPr>
          <w:ilvl w:val="0"/>
          <w:numId w:val="20"/>
        </w:numPr>
        <w:spacing w:before="0" w:beforeAutospacing="0"/>
        <w:rPr>
          <w:rFonts w:ascii="Calibri" w:hAnsi="Calibri" w:cs="Calibri"/>
          <w:sz w:val="22"/>
          <w:szCs w:val="22"/>
        </w:rPr>
      </w:pPr>
      <w:r w:rsidRPr="007E30D1">
        <w:rPr>
          <w:rStyle w:val="citation-253"/>
          <w:rFonts w:ascii="Calibri" w:eastAsiaTheme="majorEastAsia" w:hAnsi="Calibri" w:cs="Calibri"/>
          <w:b/>
          <w:bCs/>
          <w:sz w:val="22"/>
          <w:szCs w:val="22"/>
        </w:rPr>
        <w:t>Subjective Control Rating:</w:t>
      </w:r>
      <w:r w:rsidRPr="007E30D1">
        <w:rPr>
          <w:rStyle w:val="citation-253"/>
          <w:rFonts w:ascii="Calibri" w:eastAsiaTheme="majorEastAsia" w:hAnsi="Calibri" w:cs="Calibri"/>
          <w:sz w:val="22"/>
          <w:szCs w:val="22"/>
        </w:rPr>
        <w:t xml:space="preserve"> </w:t>
      </w:r>
      <w:commentRangeStart w:id="42"/>
      <w:r w:rsidRPr="007E30D1">
        <w:rPr>
          <w:rStyle w:val="citation-253"/>
          <w:rFonts w:ascii="Calibri" w:eastAsiaTheme="majorEastAsia" w:hAnsi="Calibri" w:cs="Calibri"/>
          <w:sz w:val="22"/>
          <w:szCs w:val="22"/>
        </w:rPr>
        <w:t>A self-reported rating on a 1–7 scale indicating the degree of control the participant felt over the</w:t>
      </w:r>
      <w:ins w:id="43" w:author="Gezen, Elif" w:date="2026-05-18T12:00:00Z" w16du:dateUtc="2026-05-18T10:00:00Z">
        <w:r w:rsidR="002A0BDE">
          <w:rPr>
            <w:rStyle w:val="citation-253"/>
            <w:rFonts w:ascii="Calibri" w:eastAsiaTheme="majorEastAsia" w:hAnsi="Calibri" w:cs="Calibri"/>
            <w:sz w:val="22"/>
            <w:szCs w:val="22"/>
          </w:rPr>
          <w:t xml:space="preserve"> movement of the item on screen</w:t>
        </w:r>
      </w:ins>
      <w:del w:id="44" w:author="Gezen, Elif" w:date="2026-05-18T12:00:00Z" w16du:dateUtc="2026-05-18T10:00:00Z">
        <w:r w:rsidRPr="007E30D1" w:rsidDel="002A0BDE">
          <w:rPr>
            <w:rStyle w:val="citation-253"/>
            <w:rFonts w:ascii="Calibri" w:eastAsiaTheme="majorEastAsia" w:hAnsi="Calibri" w:cs="Calibri"/>
            <w:sz w:val="22"/>
            <w:szCs w:val="22"/>
          </w:rPr>
          <w:delText>ir chosen item</w:delText>
        </w:r>
        <w:r w:rsidRPr="007E30D1" w:rsidDel="002A0BDE">
          <w:rPr>
            <w:rFonts w:ascii="Calibri" w:hAnsi="Calibri" w:cs="Calibri"/>
            <w:sz w:val="22"/>
            <w:szCs w:val="22"/>
          </w:rPr>
          <w:delText>.</w:delText>
        </w:r>
      </w:del>
      <w:r w:rsidRPr="007E30D1">
        <w:rPr>
          <w:rFonts w:ascii="Calibri" w:hAnsi="Calibri" w:cs="Calibri"/>
          <w:sz w:val="22"/>
          <w:szCs w:val="22"/>
        </w:rPr>
        <w:t xml:space="preserve"> </w:t>
      </w:r>
      <w:commentRangeEnd w:id="42"/>
      <w:r w:rsidR="002A0BDE" w:rsidRPr="007E30D1">
        <w:rPr>
          <w:rStyle w:val="CommentReference"/>
          <w:rFonts w:ascii="Calibri" w:hAnsi="Calibri" w:cs="Calibri"/>
          <w:sz w:val="22"/>
          <w:szCs w:val="22"/>
        </w:rPr>
        <w:commentReference w:id="42"/>
      </w:r>
    </w:p>
    <w:p w14:paraId="30E73F35" w14:textId="77777777" w:rsidR="00DE4C66" w:rsidRPr="007E30D1" w:rsidRDefault="00DE4C66" w:rsidP="00DE4C66">
      <w:pPr>
        <w:pStyle w:val="NormalWeb"/>
        <w:spacing w:before="0" w:beforeAutospacing="0"/>
        <w:rPr>
          <w:rFonts w:ascii="Calibri" w:hAnsi="Calibri" w:cs="Calibri"/>
          <w:sz w:val="22"/>
          <w:szCs w:val="22"/>
        </w:rPr>
      </w:pPr>
      <w:r w:rsidRPr="007E30D1">
        <w:rPr>
          <w:rFonts w:ascii="Calibri" w:hAnsi="Calibri" w:cs="Calibri"/>
          <w:b/>
          <w:bCs/>
          <w:sz w:val="22"/>
          <w:szCs w:val="22"/>
        </w:rPr>
        <w:t>Neurophysiological Dependent Variables (EEG):</w:t>
      </w:r>
    </w:p>
    <w:p w14:paraId="6BF87C2D" w14:textId="3C563FC2" w:rsidR="002A0BDE" w:rsidRDefault="002A0BDE" w:rsidP="002A0BDE">
      <w:pPr>
        <w:pStyle w:val="NormalWeb"/>
        <w:numPr>
          <w:ilvl w:val="0"/>
          <w:numId w:val="21"/>
        </w:numPr>
        <w:spacing w:before="0" w:beforeAutospacing="0"/>
        <w:rPr>
          <w:ins w:id="45" w:author="Gezen, Elif" w:date="2026-05-18T12:02:00Z" w16du:dateUtc="2026-05-18T10:02:00Z"/>
          <w:rFonts w:ascii="Calibri" w:hAnsi="Calibri" w:cs="Calibri"/>
          <w:sz w:val="22"/>
          <w:szCs w:val="22"/>
        </w:rPr>
      </w:pPr>
      <w:ins w:id="46" w:author="Gezen, Elif" w:date="2026-05-18T12:02:00Z" w16du:dateUtc="2026-05-18T10:02:00Z">
        <w:r>
          <w:rPr>
            <w:rStyle w:val="citation-252"/>
            <w:rFonts w:ascii="Calibri" w:eastAsiaTheme="majorEastAsia" w:hAnsi="Calibri" w:cs="Calibri"/>
            <w:b/>
            <w:bCs/>
            <w:sz w:val="22"/>
            <w:szCs w:val="22"/>
          </w:rPr>
          <w:t>ERP (</w:t>
        </w:r>
      </w:ins>
      <w:r w:rsidR="00DE4C66" w:rsidRPr="007E30D1">
        <w:rPr>
          <w:rStyle w:val="citation-252"/>
          <w:rFonts w:ascii="Calibri" w:eastAsiaTheme="majorEastAsia" w:hAnsi="Calibri" w:cs="Calibri"/>
          <w:b/>
          <w:bCs/>
          <w:sz w:val="22"/>
          <w:szCs w:val="22"/>
        </w:rPr>
        <w:t>P500</w:t>
      </w:r>
      <w:ins w:id="47" w:author="Gezen, Elif" w:date="2026-05-18T12:03:00Z" w16du:dateUtc="2026-05-18T10:03:00Z">
        <w:r>
          <w:rPr>
            <w:rStyle w:val="citation-252"/>
            <w:rFonts w:ascii="Calibri" w:eastAsiaTheme="majorEastAsia" w:hAnsi="Calibri" w:cs="Calibri"/>
            <w:b/>
            <w:bCs/>
            <w:sz w:val="22"/>
            <w:szCs w:val="22"/>
          </w:rPr>
          <w:t>)</w:t>
        </w:r>
      </w:ins>
      <w:r w:rsidR="00DE4C66" w:rsidRPr="007E30D1">
        <w:rPr>
          <w:rStyle w:val="citation-252"/>
          <w:rFonts w:ascii="Calibri" w:eastAsiaTheme="majorEastAsia" w:hAnsi="Calibri" w:cs="Calibri"/>
          <w:b/>
          <w:bCs/>
          <w:sz w:val="22"/>
          <w:szCs w:val="22"/>
        </w:rPr>
        <w:t xml:space="preserve"> Amplitudes:</w:t>
      </w:r>
      <w:r w:rsidR="00DE4C66" w:rsidRPr="007E30D1">
        <w:rPr>
          <w:rStyle w:val="citation-252"/>
          <w:rFonts w:ascii="Calibri" w:eastAsiaTheme="majorEastAsia" w:hAnsi="Calibri" w:cs="Calibri"/>
          <w:sz w:val="22"/>
          <w:szCs w:val="22"/>
        </w:rPr>
        <w:t xml:space="preserve"> Movement-onset locked </w:t>
      </w:r>
      <w:ins w:id="48" w:author="Gezen, Elif" w:date="2026-05-18T12:03:00Z" w16du:dateUtc="2026-05-18T10:03:00Z">
        <w:r>
          <w:rPr>
            <w:rStyle w:val="citation-252"/>
            <w:rFonts w:ascii="Calibri" w:eastAsiaTheme="majorEastAsia" w:hAnsi="Calibri" w:cs="Calibri"/>
            <w:sz w:val="22"/>
            <w:szCs w:val="22"/>
          </w:rPr>
          <w:t xml:space="preserve">P500 amplitudes </w:t>
        </w:r>
      </w:ins>
      <w:r w:rsidR="00DE4C66" w:rsidRPr="007E30D1">
        <w:rPr>
          <w:rStyle w:val="citation-252"/>
          <w:rFonts w:ascii="Calibri" w:eastAsiaTheme="majorEastAsia" w:hAnsi="Calibri" w:cs="Calibri"/>
          <w:sz w:val="22"/>
          <w:szCs w:val="22"/>
        </w:rPr>
        <w:t xml:space="preserve">event-related potentials (ERPs) analyzed across </w:t>
      </w:r>
      <w:ins w:id="49" w:author="Gezen, Elif" w:date="2026-05-18T12:03:00Z" w16du:dateUtc="2026-05-18T10:03:00Z">
        <w:r>
          <w:rPr>
            <w:rStyle w:val="citation-252"/>
            <w:rFonts w:ascii="Calibri" w:eastAsiaTheme="majorEastAsia" w:hAnsi="Calibri" w:cs="Calibri"/>
            <w:sz w:val="22"/>
            <w:szCs w:val="22"/>
          </w:rPr>
          <w:t xml:space="preserve">high and low motor control conditions. </w:t>
        </w:r>
      </w:ins>
      <w:del w:id="50" w:author="Gezen, Elif" w:date="2026-05-18T12:03:00Z" w16du:dateUtc="2026-05-18T10:03:00Z">
        <w:r w:rsidR="00DE4C66" w:rsidRPr="007E30D1" w:rsidDel="002A0BDE">
          <w:rPr>
            <w:rStyle w:val="citation-252"/>
            <w:rFonts w:ascii="Calibri" w:eastAsiaTheme="majorEastAsia" w:hAnsi="Calibri" w:cs="Calibri"/>
            <w:sz w:val="22"/>
            <w:szCs w:val="22"/>
          </w:rPr>
          <w:delText xml:space="preserve">the </w:delText>
        </w:r>
        <w:commentRangeStart w:id="51"/>
        <w:commentRangeStart w:id="52"/>
        <w:r w:rsidR="00DE4C66" w:rsidRPr="007E30D1" w:rsidDel="002A0BDE">
          <w:rPr>
            <w:rStyle w:val="citation-252"/>
            <w:rFonts w:ascii="Calibri" w:eastAsiaTheme="majorEastAsia" w:hAnsi="Calibri" w:cs="Calibri"/>
            <w:sz w:val="22"/>
            <w:szCs w:val="22"/>
          </w:rPr>
          <w:delText>varying levels of sensorimotor control</w:delText>
        </w:r>
        <w:commentRangeEnd w:id="51"/>
        <w:r w:rsidRPr="007E30D1" w:rsidDel="002A0BDE">
          <w:rPr>
            <w:rStyle w:val="CommentReference"/>
            <w:rFonts w:ascii="Calibri" w:hAnsi="Calibri" w:cs="Calibri"/>
            <w:sz w:val="22"/>
            <w:szCs w:val="22"/>
          </w:rPr>
          <w:commentReference w:id="51"/>
        </w:r>
      </w:del>
      <w:commentRangeEnd w:id="52"/>
      <w:r w:rsidRPr="007E30D1">
        <w:rPr>
          <w:rStyle w:val="CommentReference"/>
          <w:rFonts w:ascii="Calibri" w:hAnsi="Calibri" w:cs="Calibri"/>
          <w:sz w:val="22"/>
          <w:szCs w:val="22"/>
        </w:rPr>
        <w:commentReference w:id="52"/>
      </w:r>
      <w:r w:rsidR="00DE4C66" w:rsidRPr="007E30D1">
        <w:rPr>
          <w:rFonts w:ascii="Calibri" w:hAnsi="Calibri" w:cs="Calibri"/>
          <w:sz w:val="22"/>
          <w:szCs w:val="22"/>
        </w:rPr>
        <w:t xml:space="preserve">. </w:t>
      </w:r>
      <w:r w:rsidR="0067056D" w:rsidRPr="005D629B">
        <w:rPr>
          <w:rFonts w:ascii="Calibri" w:hAnsi="Calibri" w:cs="Calibri"/>
          <w:b/>
          <w:bCs/>
          <w:lang w:val="en-GB"/>
        </w:rPr>
        <w:br/>
      </w:r>
    </w:p>
    <w:p w14:paraId="25D1AE04" w14:textId="1850F1F5" w:rsidR="0005641F" w:rsidRPr="002A0BDE" w:rsidRDefault="0005641F" w:rsidP="002A0BDE">
      <w:pPr>
        <w:pStyle w:val="NormalWeb"/>
        <w:spacing w:before="0" w:beforeAutospacing="0"/>
        <w:rPr>
          <w:rFonts w:ascii="Calibri" w:hAnsi="Calibri" w:cs="Calibri"/>
          <w:sz w:val="22"/>
          <w:szCs w:val="22"/>
        </w:rPr>
        <w:pPrChange w:id="53" w:author="Gezen, Elif" w:date="2026-05-18T12:02:00Z" w16du:dateUtc="2026-05-18T10:02:00Z">
          <w:pPr>
            <w:pStyle w:val="NormalWeb"/>
            <w:numPr>
              <w:numId w:val="21"/>
            </w:numPr>
            <w:tabs>
              <w:tab w:val="num" w:pos="720"/>
            </w:tabs>
            <w:spacing w:before="0" w:beforeAutospacing="0"/>
            <w:ind w:left="720" w:hanging="360"/>
          </w:pPr>
        </w:pPrChange>
      </w:pPr>
      <w:r w:rsidRPr="002A0BDE">
        <w:rPr>
          <w:rFonts w:ascii="Calibri" w:hAnsi="Calibri" w:cs="Calibri"/>
          <w:b/>
          <w:bCs/>
          <w:lang w:val="en-GB"/>
        </w:rPr>
        <w:t>4) Conditions</w:t>
      </w:r>
      <w:r w:rsidRPr="002A0BDE">
        <w:rPr>
          <w:rFonts w:ascii="Calibri" w:hAnsi="Calibri" w:cs="Calibri"/>
          <w:lang w:val="en-GB"/>
        </w:rPr>
        <w:t> How many and which conditions will participants be assigned to?</w:t>
      </w:r>
    </w:p>
    <w:p w14:paraId="477B894E" w14:textId="4D78396D" w:rsidR="00DE4C66" w:rsidRPr="007E30D1" w:rsidRDefault="00DE4C66" w:rsidP="00DE4C66">
      <w:pPr>
        <w:pStyle w:val="NormalWeb"/>
        <w:rPr>
          <w:rFonts w:ascii="Calibri" w:hAnsi="Calibri" w:cs="Calibri"/>
          <w:sz w:val="22"/>
          <w:szCs w:val="22"/>
        </w:rPr>
      </w:pPr>
      <w:commentRangeStart w:id="54"/>
      <w:commentRangeStart w:id="55"/>
      <w:r w:rsidRPr="007E30D1">
        <w:rPr>
          <w:rFonts w:ascii="Calibri" w:hAnsi="Calibri" w:cs="Calibri"/>
          <w:sz w:val="22"/>
          <w:szCs w:val="22"/>
        </w:rPr>
        <w:lastRenderedPageBreak/>
        <w:t>Participants will experience two within-subject conditions</w:t>
      </w:r>
      <w:ins w:id="56" w:author="Gezen, Elif" w:date="2026-05-18T12:04:00Z" w16du:dateUtc="2026-05-18T10:04:00Z">
        <w:r w:rsidR="002A0BDE">
          <w:rPr>
            <w:rFonts w:ascii="Calibri" w:hAnsi="Calibri" w:cs="Calibri"/>
            <w:sz w:val="22"/>
            <w:szCs w:val="22"/>
          </w:rPr>
          <w:t xml:space="preserve">: high </w:t>
        </w:r>
      </w:ins>
      <w:ins w:id="57" w:author="Gezen, Elif" w:date="2026-05-18T12:05:00Z" w16du:dateUtc="2026-05-18T10:05:00Z">
        <w:r w:rsidR="002A0BDE">
          <w:rPr>
            <w:rFonts w:ascii="Calibri" w:hAnsi="Calibri" w:cs="Calibri"/>
            <w:sz w:val="22"/>
            <w:szCs w:val="22"/>
          </w:rPr>
          <w:t xml:space="preserve">motor </w:t>
        </w:r>
      </w:ins>
      <w:ins w:id="58" w:author="Gezen, Elif" w:date="2026-05-18T12:04:00Z" w16du:dateUtc="2026-05-18T10:04:00Z">
        <w:r w:rsidR="002A0BDE">
          <w:rPr>
            <w:rFonts w:ascii="Calibri" w:hAnsi="Calibri" w:cs="Calibri"/>
            <w:sz w:val="22"/>
            <w:szCs w:val="22"/>
          </w:rPr>
          <w:t xml:space="preserve">control and low </w:t>
        </w:r>
      </w:ins>
      <w:ins w:id="59" w:author="Gezen, Elif" w:date="2026-05-18T12:05:00Z" w16du:dateUtc="2026-05-18T10:05:00Z">
        <w:r w:rsidR="002A0BDE">
          <w:rPr>
            <w:rFonts w:ascii="Calibri" w:hAnsi="Calibri" w:cs="Calibri"/>
            <w:sz w:val="22"/>
            <w:szCs w:val="22"/>
          </w:rPr>
          <w:t xml:space="preserve">motor </w:t>
        </w:r>
      </w:ins>
      <w:ins w:id="60" w:author="Gezen, Elif" w:date="2026-05-18T12:04:00Z" w16du:dateUtc="2026-05-18T10:04:00Z">
        <w:r w:rsidR="002A0BDE">
          <w:rPr>
            <w:rFonts w:ascii="Calibri" w:hAnsi="Calibri" w:cs="Calibri"/>
            <w:sz w:val="22"/>
            <w:szCs w:val="22"/>
          </w:rPr>
          <w:t>control</w:t>
        </w:r>
      </w:ins>
      <w:r w:rsidRPr="007E30D1">
        <w:rPr>
          <w:rFonts w:ascii="Calibri" w:hAnsi="Calibri" w:cs="Calibri"/>
          <w:sz w:val="22"/>
          <w:szCs w:val="22"/>
        </w:rPr>
        <w:t>.</w:t>
      </w:r>
      <w:ins w:id="61" w:author="Gezen, Elif" w:date="2026-05-18T12:05:00Z" w16du:dateUtc="2026-05-18T10:05:00Z">
        <w:r w:rsidR="002A0BDE">
          <w:rPr>
            <w:rFonts w:ascii="Calibri" w:hAnsi="Calibri" w:cs="Calibri"/>
            <w:sz w:val="22"/>
            <w:szCs w:val="22"/>
          </w:rPr>
          <w:t xml:space="preserve"> The degree of motor control will be altered </w:t>
        </w:r>
      </w:ins>
      <w:ins w:id="62" w:author="Gezen, Elif" w:date="2026-05-18T12:06:00Z" w16du:dateUtc="2026-05-18T10:06:00Z">
        <w:r w:rsidR="002A0BDE">
          <w:rPr>
            <w:rFonts w:ascii="Calibri" w:hAnsi="Calibri" w:cs="Calibri"/>
            <w:sz w:val="22"/>
            <w:szCs w:val="22"/>
          </w:rPr>
          <w:t xml:space="preserve">via intermixing participants self-motion (of the cursor) with pre-recorded cursor trajectories. The </w:t>
        </w:r>
      </w:ins>
      <w:ins w:id="63" w:author="Gezen, Elif" w:date="2026-05-18T12:07:00Z" w16du:dateUtc="2026-05-18T10:07:00Z">
        <w:r w:rsidR="002A0BDE">
          <w:rPr>
            <w:rFonts w:ascii="Calibri" w:hAnsi="Calibri" w:cs="Calibri"/>
            <w:sz w:val="22"/>
            <w:szCs w:val="22"/>
          </w:rPr>
          <w:t xml:space="preserve">proportion of self-motion is what determines </w:t>
        </w:r>
        <w:r w:rsidR="00B24738">
          <w:rPr>
            <w:rFonts w:ascii="Calibri" w:hAnsi="Calibri" w:cs="Calibri"/>
            <w:sz w:val="22"/>
            <w:szCs w:val="22"/>
          </w:rPr>
          <w:t xml:space="preserve">the degree of control over the cursor, where </w:t>
        </w:r>
      </w:ins>
      <w:ins w:id="64" w:author="Gezen, Elif" w:date="2026-05-18T12:09:00Z" w16du:dateUtc="2026-05-18T10:09:00Z">
        <w:r w:rsidR="00B24738">
          <w:rPr>
            <w:rFonts w:ascii="Calibri" w:hAnsi="Calibri" w:cs="Calibri"/>
            <w:sz w:val="22"/>
            <w:szCs w:val="22"/>
          </w:rPr>
          <w:t xml:space="preserve">higher </w:t>
        </w:r>
      </w:ins>
      <w:ins w:id="65" w:author="Gezen, Elif" w:date="2026-05-18T12:10:00Z" w16du:dateUtc="2026-05-18T10:10:00Z">
        <w:r w:rsidR="00B24738">
          <w:rPr>
            <w:rFonts w:ascii="Calibri" w:hAnsi="Calibri" w:cs="Calibri"/>
            <w:sz w:val="22"/>
            <w:szCs w:val="22"/>
          </w:rPr>
          <w:t>proportion of self-motion entails higher control over item.</w:t>
        </w:r>
      </w:ins>
      <w:del w:id="66" w:author="Gezen, Elif" w:date="2026-05-18T12:05:00Z" w16du:dateUtc="2026-05-18T10:05:00Z">
        <w:r w:rsidRPr="007E30D1" w:rsidDel="002A0BDE">
          <w:rPr>
            <w:rFonts w:ascii="Calibri" w:hAnsi="Calibri" w:cs="Calibri"/>
            <w:sz w:val="22"/>
            <w:szCs w:val="22"/>
          </w:rPr>
          <w:delText xml:space="preserve"> </w:delText>
        </w:r>
      </w:del>
      <w:ins w:id="67" w:author="Gezen, Elif" w:date="2026-05-18T12:19:00Z" w16du:dateUtc="2026-05-18T10:19:00Z">
        <w:r w:rsidR="005143D1">
          <w:rPr>
            <w:rFonts w:ascii="Calibri" w:hAnsi="Calibri" w:cs="Calibri"/>
            <w:sz w:val="22"/>
            <w:szCs w:val="22"/>
          </w:rPr>
          <w:t xml:space="preserve">As control increases, the possibility that participants correctly detect which item they control also increases. </w:t>
        </w:r>
      </w:ins>
      <w:ins w:id="68" w:author="Gezen, Elif" w:date="2026-05-18T12:21:00Z" w16du:dateUtc="2026-05-18T10:21:00Z">
        <w:r w:rsidR="005143D1">
          <w:rPr>
            <w:rFonts w:ascii="Calibri" w:hAnsi="Calibri" w:cs="Calibri"/>
            <w:sz w:val="22"/>
            <w:szCs w:val="22"/>
          </w:rPr>
          <w:t xml:space="preserve">In return, by aiming for </w:t>
        </w:r>
      </w:ins>
      <w:ins w:id="69" w:author="Gezen, Elif" w:date="2026-05-18T12:23:00Z" w16du:dateUtc="2026-05-18T10:23:00Z">
        <w:r w:rsidR="005143D1">
          <w:rPr>
            <w:rFonts w:ascii="Calibri" w:hAnsi="Calibri" w:cs="Calibri"/>
            <w:sz w:val="22"/>
            <w:szCs w:val="22"/>
          </w:rPr>
          <w:t>a certain detection accuracy in each condition, we can cre</w:t>
        </w:r>
      </w:ins>
      <w:ins w:id="70" w:author="Gezen, Elif" w:date="2026-05-18T12:24:00Z" w16du:dateUtc="2026-05-18T10:24:00Z">
        <w:r w:rsidR="005143D1">
          <w:rPr>
            <w:rFonts w:ascii="Calibri" w:hAnsi="Calibri" w:cs="Calibri"/>
            <w:sz w:val="22"/>
            <w:szCs w:val="22"/>
          </w:rPr>
          <w:t xml:space="preserve">ate conditions that are similarly difficult across participants. Accordingly, we created two conditions: </w:t>
        </w:r>
      </w:ins>
      <w:del w:id="71" w:author="Gezen, Elif" w:date="2026-05-18T12:19:00Z" w16du:dateUtc="2026-05-18T10:19:00Z">
        <w:r w:rsidRPr="007E30D1" w:rsidDel="005143D1">
          <w:rPr>
            <w:rStyle w:val="citation-278"/>
            <w:rFonts w:ascii="Calibri" w:eastAsiaTheme="majorEastAsia" w:hAnsi="Calibri" w:cs="Calibri"/>
            <w:sz w:val="22"/>
            <w:szCs w:val="22"/>
          </w:rPr>
          <w:delText>To</w:delText>
        </w:r>
      </w:del>
      <w:del w:id="72" w:author="Gezen, Elif" w:date="2026-05-18T12:24:00Z" w16du:dateUtc="2026-05-18T10:24:00Z">
        <w:r w:rsidRPr="007E30D1" w:rsidDel="005143D1">
          <w:rPr>
            <w:rStyle w:val="citation-278"/>
            <w:rFonts w:ascii="Calibri" w:eastAsiaTheme="majorEastAsia" w:hAnsi="Calibri" w:cs="Calibri"/>
            <w:sz w:val="22"/>
            <w:szCs w:val="22"/>
          </w:rPr>
          <w:delText xml:space="preserve"> </w:delText>
        </w:r>
      </w:del>
      <w:del w:id="73" w:author="Gezen, Elif" w:date="2026-05-18T12:25:00Z" w16du:dateUtc="2026-05-18T10:25:00Z">
        <w:r w:rsidRPr="007E30D1" w:rsidDel="005143D1">
          <w:rPr>
            <w:rStyle w:val="citation-278"/>
            <w:rFonts w:ascii="Calibri" w:eastAsiaTheme="majorEastAsia" w:hAnsi="Calibri" w:cs="Calibri"/>
            <w:sz w:val="22"/>
            <w:szCs w:val="22"/>
          </w:rPr>
          <w:delText>ensure un</w:delText>
        </w:r>
      </w:del>
      <w:del w:id="74" w:author="Gezen, Elif" w:date="2026-05-18T12:26:00Z" w16du:dateUtc="2026-05-18T10:26:00Z">
        <w:r w:rsidRPr="007E30D1" w:rsidDel="005143D1">
          <w:rPr>
            <w:rStyle w:val="citation-278"/>
            <w:rFonts w:ascii="Calibri" w:eastAsiaTheme="majorEastAsia" w:hAnsi="Calibri" w:cs="Calibri"/>
            <w:sz w:val="22"/>
            <w:szCs w:val="22"/>
          </w:rPr>
          <w:delText>iform difficulty across the sample, the proportion of control is individually titrated for each participant during an initial calibration phase using a Quest Plus staircase procedure</w:delText>
        </w:r>
        <w:r w:rsidRPr="007E30D1" w:rsidDel="005143D1">
          <w:rPr>
            <w:rFonts w:ascii="Calibri" w:hAnsi="Calibri" w:cs="Calibri"/>
            <w:sz w:val="22"/>
            <w:szCs w:val="22"/>
          </w:rPr>
          <w:delText xml:space="preserve">. </w:delText>
        </w:r>
      </w:del>
      <w:r w:rsidRPr="007E30D1">
        <w:rPr>
          <w:rFonts w:ascii="Calibri" w:hAnsi="Calibri" w:cs="Calibri"/>
          <w:sz w:val="22"/>
          <w:szCs w:val="22"/>
        </w:rPr>
        <w:t xml:space="preserve">This yields two distinct conditions for each individual: </w:t>
      </w:r>
    </w:p>
    <w:p w14:paraId="694F5817" w14:textId="266A14EE" w:rsidR="00DE4C66" w:rsidRPr="007E30D1" w:rsidDel="005143D1" w:rsidRDefault="00DE4C66" w:rsidP="005143D1">
      <w:pPr>
        <w:pStyle w:val="NormalWeb"/>
        <w:numPr>
          <w:ilvl w:val="0"/>
          <w:numId w:val="22"/>
        </w:numPr>
        <w:rPr>
          <w:del w:id="75" w:author="Gezen, Elif" w:date="2026-05-18T12:25:00Z" w16du:dateUtc="2026-05-18T10:25:00Z"/>
          <w:rFonts w:ascii="Calibri" w:hAnsi="Calibri" w:cs="Calibri"/>
          <w:sz w:val="22"/>
          <w:szCs w:val="22"/>
        </w:rPr>
      </w:pPr>
      <w:r w:rsidRPr="005143D1">
        <w:rPr>
          <w:rStyle w:val="citation-277"/>
          <w:rFonts w:ascii="Calibri" w:eastAsiaTheme="majorEastAsia" w:hAnsi="Calibri" w:cs="Calibri"/>
          <w:b/>
          <w:bCs/>
          <w:sz w:val="22"/>
          <w:szCs w:val="22"/>
        </w:rPr>
        <w:t xml:space="preserve">High </w:t>
      </w:r>
      <w:ins w:id="76" w:author="Gezen, Elif" w:date="2026-05-18T12:26:00Z" w16du:dateUtc="2026-05-18T10:26:00Z">
        <w:r w:rsidR="005143D1">
          <w:rPr>
            <w:rStyle w:val="citation-277"/>
            <w:rFonts w:ascii="Calibri" w:eastAsiaTheme="majorEastAsia" w:hAnsi="Calibri" w:cs="Calibri"/>
            <w:b/>
            <w:bCs/>
            <w:sz w:val="22"/>
            <w:szCs w:val="22"/>
          </w:rPr>
          <w:t xml:space="preserve">Motor </w:t>
        </w:r>
      </w:ins>
      <w:r w:rsidRPr="005143D1">
        <w:rPr>
          <w:rStyle w:val="citation-277"/>
          <w:rFonts w:ascii="Calibri" w:eastAsiaTheme="majorEastAsia" w:hAnsi="Calibri" w:cs="Calibri"/>
          <w:b/>
          <w:bCs/>
          <w:sz w:val="22"/>
          <w:szCs w:val="22"/>
        </w:rPr>
        <w:t>Control:</w:t>
      </w:r>
      <w:r w:rsidRPr="005143D1">
        <w:rPr>
          <w:rStyle w:val="citation-277"/>
          <w:rFonts w:ascii="Calibri" w:eastAsiaTheme="majorEastAsia" w:hAnsi="Calibri" w:cs="Calibri"/>
          <w:sz w:val="22"/>
          <w:szCs w:val="22"/>
        </w:rPr>
        <w:t xml:space="preserve"> </w:t>
      </w:r>
      <w:ins w:id="77" w:author="Gezen, Elif" w:date="2026-05-18T12:25:00Z" w16du:dateUtc="2026-05-18T10:25:00Z">
        <w:r w:rsidR="005143D1" w:rsidRPr="005143D1">
          <w:rPr>
            <w:rStyle w:val="citation-277"/>
            <w:rFonts w:ascii="Calibri" w:eastAsiaTheme="majorEastAsia" w:hAnsi="Calibri" w:cs="Calibri"/>
            <w:sz w:val="22"/>
            <w:szCs w:val="22"/>
          </w:rPr>
          <w:t>75% detection accuracy, achieved via a higher self-motion proportion</w:t>
        </w:r>
      </w:ins>
      <w:del w:id="78" w:author="Gezen, Elif" w:date="2026-05-18T12:25:00Z" w16du:dateUtc="2026-05-18T10:25:00Z">
        <w:r w:rsidRPr="007E30D1" w:rsidDel="005143D1">
          <w:rPr>
            <w:rStyle w:val="citation-277"/>
            <w:rFonts w:ascii="Calibri" w:eastAsiaTheme="majorEastAsia" w:hAnsi="Calibri" w:cs="Calibri"/>
            <w:sz w:val="22"/>
            <w:szCs w:val="22"/>
          </w:rPr>
          <w:delText>Titrated to the participant's individual 75% accuracy threshold</w:delText>
        </w:r>
        <w:r w:rsidRPr="007E30D1" w:rsidDel="005143D1">
          <w:rPr>
            <w:rFonts w:ascii="Calibri" w:hAnsi="Calibri" w:cs="Calibri"/>
            <w:sz w:val="22"/>
            <w:szCs w:val="22"/>
          </w:rPr>
          <w:delText xml:space="preserve">. </w:delText>
        </w:r>
      </w:del>
    </w:p>
    <w:p w14:paraId="23F353A2" w14:textId="7CE5299A" w:rsidR="00DE4C66" w:rsidDel="005143D1" w:rsidRDefault="00DE4C66" w:rsidP="0005641F">
      <w:pPr>
        <w:pStyle w:val="NormalWeb"/>
        <w:numPr>
          <w:ilvl w:val="0"/>
          <w:numId w:val="22"/>
        </w:numPr>
        <w:rPr>
          <w:del w:id="79" w:author="Gezen, Elif" w:date="2026-05-18T12:26:00Z" w16du:dateUtc="2026-05-18T10:26:00Z"/>
          <w:rFonts w:ascii="Calibri" w:hAnsi="Calibri" w:cs="Calibri"/>
          <w:sz w:val="22"/>
          <w:szCs w:val="22"/>
        </w:rPr>
      </w:pPr>
      <w:r w:rsidRPr="005143D1">
        <w:rPr>
          <w:rStyle w:val="citation-276"/>
          <w:rFonts w:ascii="Calibri" w:eastAsiaTheme="majorEastAsia" w:hAnsi="Calibri" w:cs="Calibri"/>
          <w:b/>
          <w:bCs/>
          <w:sz w:val="22"/>
          <w:szCs w:val="22"/>
        </w:rPr>
        <w:t xml:space="preserve">Low </w:t>
      </w:r>
      <w:ins w:id="80" w:author="Gezen, Elif" w:date="2026-05-18T12:26:00Z" w16du:dateUtc="2026-05-18T10:26:00Z">
        <w:r w:rsidR="005143D1">
          <w:rPr>
            <w:rStyle w:val="citation-276"/>
            <w:rFonts w:ascii="Calibri" w:eastAsiaTheme="majorEastAsia" w:hAnsi="Calibri" w:cs="Calibri"/>
            <w:b/>
            <w:bCs/>
            <w:sz w:val="22"/>
            <w:szCs w:val="22"/>
          </w:rPr>
          <w:t xml:space="preserve">Motor </w:t>
        </w:r>
      </w:ins>
      <w:r w:rsidRPr="005143D1">
        <w:rPr>
          <w:rStyle w:val="citation-276"/>
          <w:rFonts w:ascii="Calibri" w:eastAsiaTheme="majorEastAsia" w:hAnsi="Calibri" w:cs="Calibri"/>
          <w:b/>
          <w:bCs/>
          <w:sz w:val="22"/>
          <w:szCs w:val="22"/>
        </w:rPr>
        <w:t>Control:</w:t>
      </w:r>
      <w:r w:rsidRPr="005143D1">
        <w:rPr>
          <w:rStyle w:val="citation-276"/>
          <w:rFonts w:ascii="Calibri" w:eastAsiaTheme="majorEastAsia" w:hAnsi="Calibri" w:cs="Calibri"/>
          <w:sz w:val="22"/>
          <w:szCs w:val="22"/>
        </w:rPr>
        <w:t xml:space="preserve"> </w:t>
      </w:r>
      <w:ins w:id="81" w:author="Gezen, Elif" w:date="2026-05-18T12:25:00Z" w16du:dateUtc="2026-05-18T10:25:00Z">
        <w:r w:rsidR="005143D1" w:rsidRPr="005143D1">
          <w:rPr>
            <w:rStyle w:val="citation-276"/>
            <w:rFonts w:ascii="Calibri" w:eastAsiaTheme="majorEastAsia" w:hAnsi="Calibri" w:cs="Calibri"/>
            <w:sz w:val="22"/>
            <w:szCs w:val="22"/>
          </w:rPr>
          <w:t>55% detection accuracy, achieved via a lowe</w:t>
        </w:r>
      </w:ins>
      <w:ins w:id="82" w:author="Gezen, Elif" w:date="2026-05-18T12:26:00Z" w16du:dateUtc="2026-05-18T10:26:00Z">
        <w:r w:rsidR="005143D1" w:rsidRPr="005143D1">
          <w:rPr>
            <w:rStyle w:val="citation-276"/>
            <w:rFonts w:ascii="Calibri" w:eastAsiaTheme="majorEastAsia" w:hAnsi="Calibri" w:cs="Calibri"/>
            <w:sz w:val="22"/>
            <w:szCs w:val="22"/>
          </w:rPr>
          <w:t>r self-motion proportion</w:t>
        </w:r>
      </w:ins>
      <w:del w:id="83" w:author="Gezen, Elif" w:date="2026-05-18T12:26:00Z" w16du:dateUtc="2026-05-18T10:26:00Z">
        <w:r w:rsidRPr="005143D1" w:rsidDel="005143D1">
          <w:rPr>
            <w:rStyle w:val="citation-276"/>
            <w:rFonts w:ascii="Calibri" w:eastAsiaTheme="majorEastAsia" w:hAnsi="Calibri" w:cs="Calibri"/>
            <w:sz w:val="22"/>
            <w:szCs w:val="22"/>
          </w:rPr>
          <w:delText>Titrated to the participant's individual 55% accuracy threshold</w:delText>
        </w:r>
        <w:r w:rsidRPr="005143D1" w:rsidDel="005143D1">
          <w:rPr>
            <w:rFonts w:ascii="Calibri" w:hAnsi="Calibri" w:cs="Calibri"/>
            <w:sz w:val="22"/>
            <w:szCs w:val="22"/>
          </w:rPr>
          <w:delText xml:space="preserve">. </w:delText>
        </w:r>
        <w:commentRangeEnd w:id="54"/>
        <w:r w:rsidR="005D629B" w:rsidDel="005143D1">
          <w:rPr>
            <w:rStyle w:val="CommentReference"/>
            <w:rFonts w:ascii="Calibri" w:hAnsi="Calibri" w:cs="Calibri"/>
            <w:sz w:val="22"/>
            <w:szCs w:val="22"/>
          </w:rPr>
          <w:commentReference w:id="54"/>
        </w:r>
        <w:commentRangeEnd w:id="55"/>
        <w:r w:rsidR="005143D1" w:rsidDel="005143D1">
          <w:rPr>
            <w:rStyle w:val="CommentReference"/>
            <w:rFonts w:ascii="Calibri" w:hAnsi="Calibri" w:cs="Calibri"/>
            <w:sz w:val="22"/>
            <w:szCs w:val="22"/>
          </w:rPr>
          <w:commentReference w:id="55"/>
        </w:r>
      </w:del>
    </w:p>
    <w:p w14:paraId="518E4310" w14:textId="54F792A2" w:rsidR="005143D1" w:rsidRPr="005143D1" w:rsidRDefault="005143D1" w:rsidP="005143D1">
      <w:pPr>
        <w:pStyle w:val="NormalWeb"/>
        <w:ind w:left="360"/>
        <w:rPr>
          <w:ins w:id="84" w:author="Gezen, Elif" w:date="2026-05-18T12:26:00Z" w16du:dateUtc="2026-05-18T10:26:00Z"/>
          <w:rFonts w:ascii="Calibri" w:hAnsi="Calibri" w:cs="Calibri"/>
          <w:sz w:val="22"/>
          <w:szCs w:val="22"/>
        </w:rPr>
        <w:pPrChange w:id="85" w:author="Gezen, Elif" w:date="2026-05-18T12:28:00Z" w16du:dateUtc="2026-05-18T10:28:00Z">
          <w:pPr>
            <w:pStyle w:val="NormalWeb"/>
            <w:numPr>
              <w:numId w:val="22"/>
            </w:numPr>
            <w:tabs>
              <w:tab w:val="num" w:pos="720"/>
            </w:tabs>
            <w:ind w:left="720" w:hanging="360"/>
          </w:pPr>
        </w:pPrChange>
      </w:pPr>
      <w:ins w:id="86" w:author="Gezen, Elif" w:date="2026-05-18T12:26:00Z" w16du:dateUtc="2026-05-18T10:26:00Z">
        <w:r>
          <w:rPr>
            <w:rStyle w:val="citation-278"/>
            <w:rFonts w:ascii="Calibri" w:eastAsiaTheme="majorEastAsia" w:hAnsi="Calibri" w:cs="Calibri"/>
            <w:sz w:val="22"/>
            <w:szCs w:val="22"/>
          </w:rPr>
          <w:t>T</w:t>
        </w:r>
        <w:r w:rsidRPr="007E30D1">
          <w:rPr>
            <w:rStyle w:val="citation-278"/>
            <w:rFonts w:ascii="Calibri" w:eastAsiaTheme="majorEastAsia" w:hAnsi="Calibri" w:cs="Calibri"/>
            <w:sz w:val="22"/>
            <w:szCs w:val="22"/>
          </w:rPr>
          <w:t xml:space="preserve">he proportion of </w:t>
        </w:r>
        <w:r>
          <w:rPr>
            <w:rStyle w:val="citation-278"/>
            <w:rFonts w:ascii="Calibri" w:eastAsiaTheme="majorEastAsia" w:hAnsi="Calibri" w:cs="Calibri"/>
            <w:sz w:val="22"/>
            <w:szCs w:val="22"/>
          </w:rPr>
          <w:t>sel</w:t>
        </w:r>
      </w:ins>
      <w:ins w:id="87" w:author="Gezen, Elif" w:date="2026-05-18T12:27:00Z" w16du:dateUtc="2026-05-18T10:27:00Z">
        <w:r>
          <w:rPr>
            <w:rStyle w:val="citation-278"/>
            <w:rFonts w:ascii="Calibri" w:eastAsiaTheme="majorEastAsia" w:hAnsi="Calibri" w:cs="Calibri"/>
            <w:sz w:val="22"/>
            <w:szCs w:val="22"/>
          </w:rPr>
          <w:t xml:space="preserve">f-motion that is added in the cursor movement for each condition for each specific participant is determined in a person-specific way, based on each participant’s sensorimotor skill level, </w:t>
        </w:r>
      </w:ins>
      <w:ins w:id="88" w:author="Gezen, Elif" w:date="2026-05-18T12:26:00Z" w16du:dateUtc="2026-05-18T10:26:00Z">
        <w:r w:rsidRPr="007E30D1">
          <w:rPr>
            <w:rStyle w:val="citation-278"/>
            <w:rFonts w:ascii="Calibri" w:eastAsiaTheme="majorEastAsia" w:hAnsi="Calibri" w:cs="Calibri"/>
            <w:sz w:val="22"/>
            <w:szCs w:val="22"/>
          </w:rPr>
          <w:t>during an initial calibration phase using a Quest Plus staircase procedure</w:t>
        </w:r>
        <w:r w:rsidRPr="007E30D1">
          <w:rPr>
            <w:rFonts w:ascii="Calibri" w:hAnsi="Calibri" w:cs="Calibri"/>
            <w:sz w:val="22"/>
            <w:szCs w:val="22"/>
          </w:rPr>
          <w:t xml:space="preserve">. </w:t>
        </w:r>
      </w:ins>
    </w:p>
    <w:p w14:paraId="108F375D" w14:textId="61A8B5B4" w:rsidR="007E71FD" w:rsidRPr="005143D1" w:rsidRDefault="0005641F" w:rsidP="0005641F">
      <w:pPr>
        <w:pStyle w:val="NormalWeb"/>
        <w:numPr>
          <w:ilvl w:val="0"/>
          <w:numId w:val="22"/>
        </w:numPr>
        <w:rPr>
          <w:rFonts w:ascii="Calibri" w:hAnsi="Calibri" w:cs="Calibri"/>
          <w:lang w:val="en-GB"/>
        </w:rPr>
        <w:pPrChange w:id="89" w:author="Gezen, Elif" w:date="2026-05-18T12:26:00Z" w16du:dateUtc="2026-05-18T10:26:00Z">
          <w:pPr/>
        </w:pPrChange>
      </w:pPr>
      <w:r w:rsidRPr="005143D1">
        <w:rPr>
          <w:rFonts w:ascii="Calibri" w:hAnsi="Calibri" w:cs="Calibri"/>
          <w:b/>
          <w:bCs/>
          <w:lang w:val="en-GB"/>
        </w:rPr>
        <w:t>5) Analyses</w:t>
      </w:r>
      <w:r w:rsidRPr="005143D1">
        <w:rPr>
          <w:rFonts w:ascii="Calibri" w:hAnsi="Calibri" w:cs="Calibri"/>
          <w:lang w:val="en-GB"/>
        </w:rPr>
        <w:t> Specify exactly which analyses you will conduct to examine the main question/hypothesis.</w:t>
      </w:r>
    </w:p>
    <w:p w14:paraId="30639CA9" w14:textId="4D9F0FCD" w:rsidR="00986202" w:rsidRPr="007E30D1" w:rsidRDefault="00986202" w:rsidP="00986202">
      <w:pPr>
        <w:pStyle w:val="NormalWeb"/>
        <w:rPr>
          <w:rFonts w:ascii="Calibri" w:hAnsi="Calibri" w:cs="Calibri"/>
          <w:sz w:val="22"/>
          <w:szCs w:val="22"/>
        </w:rPr>
      </w:pPr>
      <w:r w:rsidRPr="007E30D1">
        <w:rPr>
          <w:rFonts w:ascii="Calibri" w:hAnsi="Calibri" w:cs="Calibri"/>
          <w:b/>
          <w:bCs/>
          <w:sz w:val="22"/>
          <w:szCs w:val="22"/>
        </w:rPr>
        <w:t>Main Behavioral Analyses</w:t>
      </w:r>
      <w:r w:rsidRPr="007E30D1">
        <w:rPr>
          <w:rFonts w:ascii="Calibri" w:hAnsi="Calibri" w:cs="Calibri"/>
          <w:sz w:val="22"/>
          <w:szCs w:val="22"/>
        </w:rPr>
        <w:t xml:space="preserve"> We will examine whether the </w:t>
      </w:r>
      <w:ins w:id="90" w:author="Gezen, Elif" w:date="2026-05-18T12:53:00Z" w16du:dateUtc="2026-05-18T10:53:00Z">
        <w:r w:rsidR="00831D87">
          <w:rPr>
            <w:rFonts w:ascii="Calibri" w:hAnsi="Calibri" w:cs="Calibri"/>
            <w:sz w:val="22"/>
            <w:szCs w:val="22"/>
          </w:rPr>
          <w:t xml:space="preserve">level of motor control </w:t>
        </w:r>
      </w:ins>
      <w:del w:id="91" w:author="Gezen, Elif" w:date="2026-05-18T12:53:00Z" w16du:dateUtc="2026-05-18T10:53:00Z">
        <w:r w:rsidRPr="007E30D1" w:rsidDel="00831D87">
          <w:rPr>
            <w:rFonts w:ascii="Calibri" w:hAnsi="Calibri" w:cs="Calibri"/>
            <w:sz w:val="22"/>
            <w:szCs w:val="22"/>
          </w:rPr>
          <w:delText>objective control level</w:delText>
        </w:r>
      </w:del>
      <w:r w:rsidRPr="007E30D1">
        <w:rPr>
          <w:rFonts w:ascii="Calibri" w:hAnsi="Calibri" w:cs="Calibri"/>
          <w:sz w:val="22"/>
          <w:szCs w:val="22"/>
        </w:rPr>
        <w:t xml:space="preserve"> influences later memory performance using two primary approaches: Signal Detection Theory (participant-level sensitivity) and mixed-effects modeling </w:t>
      </w:r>
      <w:del w:id="92" w:author="Gezen, Elif" w:date="2026-05-18T12:53:00Z" w16du:dateUtc="2026-05-18T10:53:00Z">
        <w:r w:rsidRPr="007E30D1" w:rsidDel="00831D87">
          <w:rPr>
            <w:rFonts w:ascii="Calibri" w:hAnsi="Calibri" w:cs="Calibri"/>
            <w:sz w:val="22"/>
            <w:szCs w:val="22"/>
          </w:rPr>
          <w:delText>(trial-level probability)</w:delText>
        </w:r>
      </w:del>
      <w:r w:rsidRPr="007E30D1">
        <w:rPr>
          <w:rFonts w:ascii="Calibri" w:hAnsi="Calibri" w:cs="Calibri"/>
          <w:sz w:val="22"/>
          <w:szCs w:val="22"/>
        </w:rPr>
        <w:t>.</w:t>
      </w:r>
    </w:p>
    <w:p w14:paraId="787DD269" w14:textId="3E9A4E4E" w:rsidR="00986202" w:rsidRPr="007E30D1" w:rsidDel="00831D87" w:rsidRDefault="00986202" w:rsidP="00986202">
      <w:pPr>
        <w:pStyle w:val="NormalWeb"/>
        <w:rPr>
          <w:del w:id="93" w:author="Gezen, Elif" w:date="2026-05-18T12:55:00Z" w16du:dateUtc="2026-05-18T10:55:00Z"/>
          <w:rFonts w:ascii="Calibri" w:hAnsi="Calibri" w:cs="Calibri"/>
          <w:sz w:val="22"/>
          <w:szCs w:val="22"/>
        </w:rPr>
      </w:pPr>
      <w:r w:rsidRPr="007E30D1">
        <w:rPr>
          <w:rFonts w:ascii="Calibri" w:hAnsi="Calibri" w:cs="Calibri"/>
          <w:b/>
          <w:bCs/>
          <w:sz w:val="22"/>
          <w:szCs w:val="22"/>
        </w:rPr>
        <w:t>1</w:t>
      </w:r>
      <w:del w:id="94" w:author="Gezen, Elif" w:date="2026-05-18T12:56:00Z" w16du:dateUtc="2026-05-18T10:56:00Z">
        <w:r w:rsidRPr="007E30D1" w:rsidDel="00831D87">
          <w:rPr>
            <w:rFonts w:ascii="Calibri" w:hAnsi="Calibri" w:cs="Calibri"/>
            <w:b/>
            <w:bCs/>
            <w:sz w:val="22"/>
            <w:szCs w:val="22"/>
          </w:rPr>
          <w:delText xml:space="preserve">. Primary </w:delText>
        </w:r>
      </w:del>
      <w:r w:rsidRPr="007E30D1">
        <w:rPr>
          <w:rFonts w:ascii="Calibri" w:hAnsi="Calibri" w:cs="Calibri"/>
          <w:b/>
          <w:bCs/>
          <w:sz w:val="22"/>
          <w:szCs w:val="22"/>
        </w:rPr>
        <w:t xml:space="preserve">Analysis 1: </w:t>
      </w:r>
      <w:ins w:id="95" w:author="Gezen, Elif" w:date="2026-05-18T12:55:00Z" w16du:dateUtc="2026-05-18T10:55:00Z">
        <w:r w:rsidR="00831D87" w:rsidRPr="007E30D1">
          <w:rPr>
            <w:rFonts w:ascii="Calibri" w:hAnsi="Calibri" w:cs="Calibri"/>
            <w:sz w:val="22"/>
            <w:szCs w:val="22"/>
          </w:rPr>
          <w:t xml:space="preserve">A paired-samples t-test </w:t>
        </w:r>
        <w:r w:rsidR="00831D87">
          <w:rPr>
            <w:rFonts w:ascii="Calibri" w:hAnsi="Calibri" w:cs="Calibri"/>
            <w:sz w:val="22"/>
            <w:szCs w:val="22"/>
          </w:rPr>
          <w:t xml:space="preserve">on </w:t>
        </w:r>
        <w:r w:rsidR="00831D87" w:rsidRPr="007E30D1">
          <w:rPr>
            <w:rFonts w:ascii="Calibri" w:hAnsi="Calibri" w:cs="Calibri"/>
            <w:sz w:val="22"/>
            <w:szCs w:val="22"/>
          </w:rPr>
          <w:t>d' scores between the High Control and Low Control conditions.</w:t>
        </w:r>
      </w:ins>
      <w:del w:id="96" w:author="Gezen, Elif" w:date="2026-05-18T12:55:00Z" w16du:dateUtc="2026-05-18T10:55:00Z">
        <w:r w:rsidRPr="007E30D1" w:rsidDel="00831D87">
          <w:rPr>
            <w:rFonts w:ascii="Calibri" w:hAnsi="Calibri" w:cs="Calibri"/>
            <w:b/>
            <w:bCs/>
            <w:sz w:val="22"/>
            <w:szCs w:val="22"/>
          </w:rPr>
          <w:delText>Signal Detection Theory (d')</w:delText>
        </w:r>
        <w:r w:rsidRPr="007E30D1" w:rsidDel="00831D87">
          <w:rPr>
            <w:rFonts w:ascii="Calibri" w:hAnsi="Calibri" w:cs="Calibri"/>
            <w:sz w:val="22"/>
            <w:szCs w:val="22"/>
          </w:rPr>
          <w:delText xml:space="preserve"> To assess overall memory sensitivity across control conditions, we will </w:delText>
        </w:r>
        <w:commentRangeStart w:id="97"/>
        <w:r w:rsidRPr="007E30D1" w:rsidDel="00831D87">
          <w:rPr>
            <w:rFonts w:ascii="Calibri" w:hAnsi="Calibri" w:cs="Calibri"/>
            <w:sz w:val="22"/>
            <w:szCs w:val="22"/>
          </w:rPr>
          <w:delText>calculate</w:delText>
        </w:r>
      </w:del>
      <w:del w:id="98" w:author="Gezen, Elif" w:date="2026-05-18T12:54:00Z" w16du:dateUtc="2026-05-18T10:54:00Z">
        <w:r w:rsidRPr="007E30D1" w:rsidDel="00831D87">
          <w:rPr>
            <w:rFonts w:ascii="Calibri" w:hAnsi="Calibri" w:cs="Calibri"/>
            <w:sz w:val="22"/>
            <w:szCs w:val="22"/>
          </w:rPr>
          <w:delText xml:space="preserve"> d-prime (</w:delText>
        </w:r>
      </w:del>
      <w:del w:id="99" w:author="Gezen, Elif" w:date="2026-05-18T12:55:00Z" w16du:dateUtc="2026-05-18T10:55:00Z">
        <w:r w:rsidRPr="007E30D1" w:rsidDel="00831D87">
          <w:rPr>
            <w:rFonts w:ascii="Calibri" w:hAnsi="Calibri" w:cs="Calibri"/>
            <w:sz w:val="22"/>
            <w:szCs w:val="22"/>
          </w:rPr>
          <w:delText>d'</w:delText>
        </w:r>
      </w:del>
      <w:del w:id="100" w:author="Gezen, Elif" w:date="2026-05-18T12:54:00Z" w16du:dateUtc="2026-05-18T10:54:00Z">
        <w:r w:rsidRPr="007E30D1" w:rsidDel="00831D87">
          <w:rPr>
            <w:rFonts w:ascii="Calibri" w:hAnsi="Calibri" w:cs="Calibri"/>
            <w:sz w:val="22"/>
            <w:szCs w:val="22"/>
          </w:rPr>
          <w:delText>)</w:delText>
        </w:r>
      </w:del>
      <w:del w:id="101" w:author="Gezen, Elif" w:date="2026-05-18T12:55:00Z" w16du:dateUtc="2026-05-18T10:55:00Z">
        <w:r w:rsidRPr="007E30D1" w:rsidDel="00831D87">
          <w:rPr>
            <w:rFonts w:ascii="Calibri" w:hAnsi="Calibri" w:cs="Calibri"/>
            <w:sz w:val="22"/>
            <w:szCs w:val="22"/>
          </w:rPr>
          <w:delText xml:space="preserve"> scores </w:delText>
        </w:r>
        <w:commentRangeEnd w:id="97"/>
        <w:r w:rsidR="00831D87" w:rsidRPr="007E30D1" w:rsidDel="00831D87">
          <w:rPr>
            <w:rStyle w:val="CommentReference"/>
            <w:rFonts w:ascii="Calibri" w:hAnsi="Calibri" w:cs="Calibri"/>
            <w:sz w:val="22"/>
            <w:szCs w:val="22"/>
          </w:rPr>
          <w:commentReference w:id="97"/>
        </w:r>
        <w:r w:rsidRPr="007E30D1" w:rsidDel="00831D87">
          <w:rPr>
            <w:rFonts w:ascii="Calibri" w:hAnsi="Calibri" w:cs="Calibri"/>
            <w:sz w:val="22"/>
            <w:szCs w:val="22"/>
          </w:rPr>
          <w:delText>for each participant for both the High Control and Low Control conditions.</w:delText>
        </w:r>
      </w:del>
    </w:p>
    <w:p w14:paraId="0DFE103E" w14:textId="3FE3FA79" w:rsidR="00986202" w:rsidRPr="007E30D1" w:rsidDel="00831D87" w:rsidRDefault="00986202" w:rsidP="00831D87">
      <w:pPr>
        <w:pStyle w:val="NormalWeb"/>
        <w:rPr>
          <w:del w:id="102" w:author="Gezen, Elif" w:date="2026-05-18T12:55:00Z" w16du:dateUtc="2026-05-18T10:55:00Z"/>
          <w:rFonts w:ascii="Calibri" w:hAnsi="Calibri" w:cs="Calibri"/>
          <w:sz w:val="22"/>
          <w:szCs w:val="22"/>
        </w:rPr>
        <w:pPrChange w:id="103" w:author="Gezen, Elif" w:date="2026-05-18T12:55:00Z" w16du:dateUtc="2026-05-18T10:55:00Z">
          <w:pPr>
            <w:pStyle w:val="NormalWeb"/>
            <w:numPr>
              <w:numId w:val="16"/>
            </w:numPr>
            <w:tabs>
              <w:tab w:val="num" w:pos="720"/>
            </w:tabs>
            <w:ind w:left="720" w:hanging="360"/>
          </w:pPr>
        </w:pPrChange>
      </w:pPr>
      <w:del w:id="104" w:author="Gezen, Elif" w:date="2026-05-18T12:55:00Z" w16du:dateUtc="2026-05-18T10:55:00Z">
        <w:r w:rsidRPr="007E30D1" w:rsidDel="00831D87">
          <w:rPr>
            <w:rFonts w:ascii="Calibri" w:hAnsi="Calibri" w:cs="Calibri"/>
            <w:b/>
            <w:bCs/>
            <w:sz w:val="22"/>
            <w:szCs w:val="22"/>
          </w:rPr>
          <w:delText>Data Transformation:</w:delText>
        </w:r>
        <w:r w:rsidRPr="007E30D1" w:rsidDel="00831D87">
          <w:rPr>
            <w:rFonts w:ascii="Calibri" w:hAnsi="Calibri" w:cs="Calibri"/>
            <w:sz w:val="22"/>
            <w:szCs w:val="22"/>
          </w:rPr>
          <w:delText xml:space="preserve"> A loglinear correction will be applied to Hit and False Alarm rates prior to calculation to prevent undefined values from perfect scores.</w:delText>
        </w:r>
      </w:del>
    </w:p>
    <w:p w14:paraId="66C1C501" w14:textId="76D0A3D0" w:rsidR="00986202" w:rsidRPr="007E30D1" w:rsidRDefault="00986202" w:rsidP="00986202">
      <w:pPr>
        <w:pStyle w:val="NormalWeb"/>
        <w:numPr>
          <w:ilvl w:val="0"/>
          <w:numId w:val="16"/>
        </w:numPr>
        <w:rPr>
          <w:rFonts w:ascii="Calibri" w:hAnsi="Calibri" w:cs="Calibri"/>
          <w:sz w:val="22"/>
          <w:szCs w:val="22"/>
        </w:rPr>
      </w:pPr>
      <w:del w:id="105" w:author="Gezen, Elif" w:date="2026-05-18T12:56:00Z" w16du:dateUtc="2026-05-18T10:56:00Z">
        <w:r w:rsidRPr="007E30D1" w:rsidDel="00831D87">
          <w:rPr>
            <w:rFonts w:ascii="Calibri" w:hAnsi="Calibri" w:cs="Calibri"/>
            <w:b/>
            <w:bCs/>
            <w:sz w:val="22"/>
            <w:szCs w:val="22"/>
          </w:rPr>
          <w:delText>Test:</w:delText>
        </w:r>
      </w:del>
      <w:r w:rsidRPr="007E30D1">
        <w:rPr>
          <w:rFonts w:ascii="Calibri" w:hAnsi="Calibri" w:cs="Calibri"/>
          <w:sz w:val="22"/>
          <w:szCs w:val="22"/>
        </w:rPr>
        <w:t xml:space="preserve"> </w:t>
      </w:r>
      <w:del w:id="106" w:author="Gezen, Elif" w:date="2026-05-18T12:55:00Z" w16du:dateUtc="2026-05-18T10:55:00Z">
        <w:r w:rsidRPr="007E30D1" w:rsidDel="00831D87">
          <w:rPr>
            <w:rFonts w:ascii="Calibri" w:hAnsi="Calibri" w:cs="Calibri"/>
            <w:sz w:val="22"/>
            <w:szCs w:val="22"/>
          </w:rPr>
          <w:delText>A paired-samples t-test will compare d' scores between the High Control and Low Control conditions.</w:delText>
        </w:r>
      </w:del>
    </w:p>
    <w:p w14:paraId="2DEDC772" w14:textId="1C23069D" w:rsidR="000A55A3" w:rsidRPr="007E30D1" w:rsidRDefault="00986202" w:rsidP="000A55A3">
      <w:pPr>
        <w:pStyle w:val="NormalWeb"/>
        <w:rPr>
          <w:rFonts w:ascii="Calibri" w:hAnsi="Calibri" w:cs="Calibri"/>
          <w:sz w:val="22"/>
          <w:szCs w:val="22"/>
        </w:rPr>
      </w:pPr>
      <w:commentRangeStart w:id="107"/>
      <w:r w:rsidRPr="007E30D1">
        <w:rPr>
          <w:rFonts w:ascii="Calibri" w:hAnsi="Calibri" w:cs="Calibri"/>
          <w:b/>
          <w:bCs/>
          <w:sz w:val="22"/>
          <w:szCs w:val="22"/>
        </w:rPr>
        <w:t xml:space="preserve">2. </w:t>
      </w:r>
      <w:del w:id="108" w:author="Gezen, Elif" w:date="2026-05-18T12:56:00Z" w16du:dateUtc="2026-05-18T10:56:00Z">
        <w:r w:rsidRPr="007E30D1" w:rsidDel="00831D87">
          <w:rPr>
            <w:rFonts w:ascii="Calibri" w:hAnsi="Calibri" w:cs="Calibri"/>
            <w:b/>
            <w:bCs/>
            <w:sz w:val="22"/>
            <w:szCs w:val="22"/>
          </w:rPr>
          <w:delText xml:space="preserve">Primary </w:delText>
        </w:r>
      </w:del>
      <w:r w:rsidRPr="007E30D1">
        <w:rPr>
          <w:rFonts w:ascii="Calibri" w:hAnsi="Calibri" w:cs="Calibri"/>
          <w:b/>
          <w:bCs/>
          <w:sz w:val="22"/>
          <w:szCs w:val="22"/>
        </w:rPr>
        <w:t xml:space="preserve">Analysis 2: </w:t>
      </w:r>
      <w:commentRangeEnd w:id="107"/>
      <w:r w:rsidRPr="007E30D1">
        <w:rPr>
          <w:rStyle w:val="CommentReference"/>
          <w:rFonts w:ascii="Calibri" w:hAnsi="Calibri" w:cs="Calibri"/>
          <w:b/>
          <w:bCs/>
          <w:sz w:val="22"/>
          <w:szCs w:val="22"/>
        </w:rPr>
        <w:commentReference w:id="107"/>
      </w:r>
      <w:r w:rsidRPr="007E30D1">
        <w:rPr>
          <w:rFonts w:ascii="Calibri" w:hAnsi="Calibri" w:cs="Calibri"/>
          <w:b/>
          <w:bCs/>
          <w:sz w:val="22"/>
          <w:szCs w:val="22"/>
        </w:rPr>
        <w:t>Recognition Accuracy (GLMM)</w:t>
      </w:r>
      <w:r w:rsidRPr="007E30D1">
        <w:rPr>
          <w:rFonts w:ascii="Calibri" w:hAnsi="Calibri" w:cs="Calibri"/>
          <w:sz w:val="22"/>
          <w:szCs w:val="22"/>
        </w:rPr>
        <w:t xml:space="preserve"> </w:t>
      </w:r>
      <w:r w:rsidR="000A55A3" w:rsidRPr="007E30D1">
        <w:rPr>
          <w:rFonts w:ascii="Calibri" w:hAnsi="Calibri" w:cs="Calibri"/>
          <w:sz w:val="22"/>
          <w:szCs w:val="22"/>
        </w:rPr>
        <w:t xml:space="preserve">To test whether </w:t>
      </w:r>
      <w:commentRangeStart w:id="109"/>
      <w:r w:rsidR="000A55A3" w:rsidRPr="007E30D1">
        <w:rPr>
          <w:rFonts w:ascii="Calibri" w:hAnsi="Calibri" w:cs="Calibri"/>
          <w:sz w:val="22"/>
          <w:szCs w:val="22"/>
        </w:rPr>
        <w:t xml:space="preserve">the </w:t>
      </w:r>
      <w:ins w:id="110" w:author="Gezen, Elif" w:date="2026-05-18T12:57:00Z" w16du:dateUtc="2026-05-18T10:57:00Z">
        <w:r w:rsidR="00831D87">
          <w:rPr>
            <w:rFonts w:ascii="Calibri" w:hAnsi="Calibri" w:cs="Calibri"/>
            <w:sz w:val="22"/>
            <w:szCs w:val="22"/>
          </w:rPr>
          <w:t xml:space="preserve">level of motor </w:t>
        </w:r>
      </w:ins>
      <w:r w:rsidR="000A55A3" w:rsidRPr="007E30D1">
        <w:rPr>
          <w:rFonts w:ascii="Calibri" w:hAnsi="Calibri" w:cs="Calibri"/>
          <w:sz w:val="22"/>
          <w:szCs w:val="22"/>
        </w:rPr>
        <w:t>control</w:t>
      </w:r>
      <w:del w:id="111" w:author="Gezen, Elif" w:date="2026-05-18T12:57:00Z" w16du:dateUtc="2026-05-18T10:57:00Z">
        <w:r w:rsidR="000A55A3" w:rsidRPr="007E30D1" w:rsidDel="00831D87">
          <w:rPr>
            <w:rFonts w:ascii="Calibri" w:hAnsi="Calibri" w:cs="Calibri"/>
            <w:sz w:val="22"/>
            <w:szCs w:val="22"/>
          </w:rPr>
          <w:delText xml:space="preserve"> </w:delText>
        </w:r>
      </w:del>
      <w:commentRangeEnd w:id="109"/>
      <w:r w:rsidR="00831D87">
        <w:rPr>
          <w:rStyle w:val="CommentReference"/>
          <w:rFonts w:ascii="Calibri" w:hAnsi="Calibri" w:cs="Calibri"/>
          <w:sz w:val="22"/>
          <w:szCs w:val="22"/>
        </w:rPr>
        <w:commentReference w:id="109"/>
      </w:r>
      <w:ins w:id="112" w:author="Gezen, Elif" w:date="2026-05-18T12:57:00Z" w16du:dateUtc="2026-05-18T10:57:00Z">
        <w:r w:rsidR="00831D87">
          <w:rPr>
            <w:rFonts w:ascii="Calibri" w:hAnsi="Calibri" w:cs="Calibri"/>
            <w:sz w:val="22"/>
            <w:szCs w:val="22"/>
          </w:rPr>
          <w:t>c</w:t>
        </w:r>
      </w:ins>
      <w:del w:id="113" w:author="Gezen, Elif" w:date="2026-05-18T12:57:00Z" w16du:dateUtc="2026-05-18T10:57:00Z">
        <w:r w:rsidR="000A55A3" w:rsidRPr="007E30D1" w:rsidDel="00831D87">
          <w:rPr>
            <w:rFonts w:ascii="Calibri" w:hAnsi="Calibri" w:cs="Calibri"/>
            <w:sz w:val="22"/>
            <w:szCs w:val="22"/>
          </w:rPr>
          <w:delText>manipulation</w:delText>
        </w:r>
      </w:del>
      <w:r w:rsidR="000A55A3" w:rsidRPr="007E30D1">
        <w:rPr>
          <w:rFonts w:ascii="Calibri" w:hAnsi="Calibri" w:cs="Calibri"/>
          <w:sz w:val="22"/>
          <w:szCs w:val="22"/>
        </w:rPr>
        <w:t xml:space="preserve"> increases the probability of recognizing target items compared to foils, we will fit a </w:t>
      </w:r>
      <w:ins w:id="114" w:author="Gezen, Elif" w:date="2026-05-18T12:56:00Z" w16du:dateUtc="2026-05-18T10:56:00Z">
        <w:r w:rsidR="00831D87">
          <w:rPr>
            <w:rFonts w:ascii="Calibri" w:hAnsi="Calibri" w:cs="Calibri"/>
            <w:sz w:val="22"/>
            <w:szCs w:val="22"/>
          </w:rPr>
          <w:t xml:space="preserve">binomial </w:t>
        </w:r>
      </w:ins>
      <w:r w:rsidR="000A55A3" w:rsidRPr="007E30D1">
        <w:rPr>
          <w:rFonts w:ascii="Calibri" w:hAnsi="Calibri" w:cs="Calibri"/>
          <w:sz w:val="22"/>
          <w:szCs w:val="22"/>
        </w:rPr>
        <w:t xml:space="preserve">GLMM </w:t>
      </w:r>
      <w:ins w:id="115" w:author="Gezen, Elif" w:date="2026-05-18T12:56:00Z" w16du:dateUtc="2026-05-18T10:56:00Z">
        <w:r w:rsidR="00831D87">
          <w:rPr>
            <w:rFonts w:ascii="Calibri" w:hAnsi="Calibri" w:cs="Calibri"/>
            <w:sz w:val="22"/>
            <w:szCs w:val="22"/>
          </w:rPr>
          <w:t xml:space="preserve">with a logit link function. </w:t>
        </w:r>
      </w:ins>
      <w:del w:id="116" w:author="Gezen, Elif" w:date="2026-05-18T12:56:00Z" w16du:dateUtc="2026-05-18T10:56:00Z">
        <w:r w:rsidR="000A55A3" w:rsidRPr="007E30D1" w:rsidDel="00831D87">
          <w:rPr>
            <w:rFonts w:ascii="Calibri" w:hAnsi="Calibri" w:cs="Calibri"/>
            <w:sz w:val="22"/>
            <w:szCs w:val="22"/>
          </w:rPr>
          <w:delText>(binomial family, logit link).</w:delText>
        </w:r>
      </w:del>
      <w:r w:rsidR="000A55A3" w:rsidRPr="007E30D1">
        <w:rPr>
          <w:rFonts w:ascii="Calibri" w:hAnsi="Calibri" w:cs="Calibri"/>
          <w:sz w:val="22"/>
          <w:szCs w:val="22"/>
        </w:rPr>
        <w:t xml:space="preserve"> </w:t>
      </w:r>
      <w:ins w:id="117" w:author="Gezen, Elif" w:date="2026-05-18T12:57:00Z" w16du:dateUtc="2026-05-18T10:57:00Z">
        <w:r w:rsidR="00831D87">
          <w:rPr>
            <w:rFonts w:ascii="Calibri" w:hAnsi="Calibri" w:cs="Calibri"/>
            <w:sz w:val="22"/>
            <w:szCs w:val="22"/>
          </w:rPr>
          <w:t xml:space="preserve">Participants’ “old” </w:t>
        </w:r>
      </w:ins>
      <w:del w:id="118" w:author="Gezen, Elif" w:date="2026-05-18T12:58:00Z" w16du:dateUtc="2026-05-18T10:58:00Z">
        <w:r w:rsidR="000A55A3" w:rsidRPr="007E30D1" w:rsidDel="00831D87">
          <w:rPr>
            <w:rFonts w:ascii="Calibri" w:hAnsi="Calibri" w:cs="Calibri"/>
            <w:sz w:val="22"/>
            <w:szCs w:val="22"/>
          </w:rPr>
          <w:delText>R</w:delText>
        </w:r>
      </w:del>
      <w:ins w:id="119" w:author="Gezen, Elif" w:date="2026-05-18T12:58:00Z" w16du:dateUtc="2026-05-18T10:58:00Z">
        <w:r w:rsidR="00831D87">
          <w:rPr>
            <w:rFonts w:ascii="Calibri" w:hAnsi="Calibri" w:cs="Calibri"/>
            <w:sz w:val="22"/>
            <w:szCs w:val="22"/>
          </w:rPr>
          <w:t>r</w:t>
        </w:r>
      </w:ins>
      <w:r w:rsidR="000A55A3" w:rsidRPr="007E30D1">
        <w:rPr>
          <w:rFonts w:ascii="Calibri" w:hAnsi="Calibri" w:cs="Calibri"/>
          <w:sz w:val="22"/>
          <w:szCs w:val="22"/>
        </w:rPr>
        <w:t>esponses will be binarized (</w:t>
      </w:r>
      <w:del w:id="120" w:author="Gezen, Elif" w:date="2026-05-18T12:58:00Z" w16du:dateUtc="2026-05-18T10:58:00Z">
        <w:r w:rsidR="000A55A3" w:rsidRPr="007E30D1" w:rsidDel="00831D87">
          <w:rPr>
            <w:rStyle w:val="HTMLCode"/>
            <w:rFonts w:ascii="Calibri" w:eastAsiaTheme="majorEastAsia" w:hAnsi="Calibri" w:cs="Calibri"/>
            <w:sz w:val="22"/>
            <w:szCs w:val="22"/>
          </w:rPr>
          <w:delText>said_old_int</w:delText>
        </w:r>
      </w:del>
      <w:r w:rsidR="000A55A3" w:rsidRPr="007E30D1">
        <w:rPr>
          <w:rFonts w:ascii="Calibri" w:hAnsi="Calibri" w:cs="Calibri"/>
          <w:sz w:val="22"/>
          <w:szCs w:val="22"/>
        </w:rPr>
        <w:t>: 0=no, 1=yes). To establish a balanced statistical baseline, unseen items (foils) will be evenly and artificially assigned to High and Low control conditions. Predictors will be contrast-coded (</w:t>
      </w:r>
      <w:r w:rsidR="000A55A3" w:rsidRPr="007E30D1">
        <w:rPr>
          <w:rStyle w:val="HTMLCode"/>
          <w:rFonts w:ascii="Calibri" w:eastAsiaTheme="majorEastAsia" w:hAnsi="Calibri" w:cs="Calibri"/>
          <w:sz w:val="22"/>
          <w:szCs w:val="22"/>
        </w:rPr>
        <w:t>item_type</w:t>
      </w:r>
      <w:del w:id="121" w:author="Gezen, Elif" w:date="2026-05-18T12:58:00Z" w16du:dateUtc="2026-05-18T10:58:00Z">
        <w:r w:rsidR="000A55A3" w:rsidRPr="007E30D1" w:rsidDel="00831D87">
          <w:rPr>
            <w:rStyle w:val="HTMLCode"/>
            <w:rFonts w:ascii="Calibri" w:eastAsiaTheme="majorEastAsia" w:hAnsi="Calibri" w:cs="Calibri"/>
            <w:sz w:val="22"/>
            <w:szCs w:val="22"/>
          </w:rPr>
          <w:delText>_c</w:delText>
        </w:r>
      </w:del>
      <w:r w:rsidR="000A55A3" w:rsidRPr="007E30D1">
        <w:rPr>
          <w:rFonts w:ascii="Calibri" w:hAnsi="Calibri" w:cs="Calibri"/>
          <w:sz w:val="22"/>
          <w:szCs w:val="22"/>
        </w:rPr>
        <w:t xml:space="preserve">: Target = +0.5, Foil = -0.5; </w:t>
      </w:r>
      <w:r w:rsidR="000A55A3" w:rsidRPr="007E30D1">
        <w:rPr>
          <w:rStyle w:val="HTMLCode"/>
          <w:rFonts w:ascii="Calibri" w:eastAsiaTheme="majorEastAsia" w:hAnsi="Calibri" w:cs="Calibri"/>
          <w:sz w:val="22"/>
          <w:szCs w:val="22"/>
        </w:rPr>
        <w:t>control_c</w:t>
      </w:r>
      <w:r w:rsidR="000A55A3" w:rsidRPr="007E30D1">
        <w:rPr>
          <w:rFonts w:ascii="Calibri" w:hAnsi="Calibri" w:cs="Calibri"/>
          <w:sz w:val="22"/>
          <w:szCs w:val="22"/>
        </w:rPr>
        <w:t>: High = +0.5, Low = -0.5) to ensure interpretable</w:t>
      </w:r>
      <w:ins w:id="122" w:author="Gezen, Elif" w:date="2026-05-18T12:58:00Z" w16du:dateUtc="2026-05-18T10:58:00Z">
        <w:r w:rsidR="00831D87">
          <w:rPr>
            <w:rFonts w:ascii="Calibri" w:hAnsi="Calibri" w:cs="Calibri"/>
            <w:sz w:val="22"/>
            <w:szCs w:val="22"/>
          </w:rPr>
          <w:t>, directional</w:t>
        </w:r>
      </w:ins>
      <w:r w:rsidR="000A55A3" w:rsidRPr="007E30D1">
        <w:rPr>
          <w:rFonts w:ascii="Calibri" w:hAnsi="Calibri" w:cs="Calibri"/>
          <w:sz w:val="22"/>
          <w:szCs w:val="22"/>
        </w:rPr>
        <w:t xml:space="preserve"> main effects.</w:t>
      </w:r>
    </w:p>
    <w:p w14:paraId="160936A9" w14:textId="77777777" w:rsidR="000A55A3" w:rsidRPr="007E30D1" w:rsidRDefault="000A55A3" w:rsidP="000A55A3">
      <w:pPr>
        <w:pStyle w:val="NormalWeb"/>
        <w:numPr>
          <w:ilvl w:val="0"/>
          <w:numId w:val="18"/>
        </w:numPr>
        <w:rPr>
          <w:rStyle w:val="HTMLCode"/>
          <w:rFonts w:ascii="Calibri" w:hAnsi="Calibri" w:cs="Calibri"/>
          <w:sz w:val="22"/>
          <w:szCs w:val="22"/>
        </w:rPr>
      </w:pPr>
      <w:r w:rsidRPr="007E30D1">
        <w:rPr>
          <w:rFonts w:ascii="Calibri" w:hAnsi="Calibri" w:cs="Calibri"/>
          <w:b/>
          <w:bCs/>
          <w:sz w:val="22"/>
          <w:szCs w:val="22"/>
        </w:rPr>
        <w:t>Model Formula:</w:t>
      </w:r>
      <w:r w:rsidRPr="007E30D1">
        <w:rPr>
          <w:rFonts w:ascii="Calibri" w:hAnsi="Calibri" w:cs="Calibri"/>
          <w:sz w:val="22"/>
          <w:szCs w:val="22"/>
        </w:rPr>
        <w:t xml:space="preserve"> </w:t>
      </w:r>
      <w:r w:rsidRPr="007E30D1">
        <w:rPr>
          <w:rStyle w:val="HTMLCode"/>
          <w:rFonts w:ascii="Calibri" w:eastAsiaTheme="majorEastAsia" w:hAnsi="Calibri" w:cs="Calibri"/>
          <w:sz w:val="22"/>
          <w:szCs w:val="22"/>
        </w:rPr>
        <w:t>said_old</w:t>
      </w:r>
      <w:del w:id="123" w:author="Gezen, Elif" w:date="2026-05-18T12:58:00Z" w16du:dateUtc="2026-05-18T10:58:00Z">
        <w:r w:rsidRPr="007E30D1" w:rsidDel="00831D87">
          <w:rPr>
            <w:rStyle w:val="HTMLCode"/>
            <w:rFonts w:ascii="Calibri" w:eastAsiaTheme="majorEastAsia" w:hAnsi="Calibri" w:cs="Calibri"/>
            <w:sz w:val="22"/>
            <w:szCs w:val="22"/>
          </w:rPr>
          <w:delText>_int</w:delText>
        </w:r>
      </w:del>
      <w:r w:rsidRPr="007E30D1">
        <w:rPr>
          <w:rStyle w:val="HTMLCode"/>
          <w:rFonts w:ascii="Calibri" w:eastAsiaTheme="majorEastAsia" w:hAnsi="Calibri" w:cs="Calibri"/>
          <w:sz w:val="22"/>
          <w:szCs w:val="22"/>
        </w:rPr>
        <w:t xml:space="preserve"> ~ item_type</w:t>
      </w:r>
      <w:del w:id="124" w:author="Gezen, Elif" w:date="2026-05-18T12:58:00Z" w16du:dateUtc="2026-05-18T10:58:00Z">
        <w:r w:rsidRPr="007E30D1" w:rsidDel="00831D87">
          <w:rPr>
            <w:rStyle w:val="HTMLCode"/>
            <w:rFonts w:ascii="Calibri" w:eastAsiaTheme="majorEastAsia" w:hAnsi="Calibri" w:cs="Calibri"/>
            <w:sz w:val="22"/>
            <w:szCs w:val="22"/>
          </w:rPr>
          <w:delText>_c</w:delText>
        </w:r>
      </w:del>
      <w:r w:rsidRPr="007E30D1">
        <w:rPr>
          <w:rStyle w:val="HTMLCode"/>
          <w:rFonts w:ascii="Calibri" w:eastAsiaTheme="majorEastAsia" w:hAnsi="Calibri" w:cs="Calibri"/>
          <w:sz w:val="22"/>
          <w:szCs w:val="22"/>
        </w:rPr>
        <w:t xml:space="preserve"> * control_c + (1 | participant) </w:t>
      </w:r>
      <w:commentRangeStart w:id="125"/>
      <w:del w:id="126" w:author="Gezen, Elif" w:date="2026-05-18T12:59:00Z" w16du:dateUtc="2026-05-18T10:59:00Z">
        <w:r w:rsidRPr="007E30D1" w:rsidDel="00831D87">
          <w:rPr>
            <w:rStyle w:val="HTMLCode"/>
            <w:rFonts w:ascii="Calibri" w:eastAsiaTheme="majorEastAsia" w:hAnsi="Calibri" w:cs="Calibri"/>
            <w:sz w:val="22"/>
            <w:szCs w:val="22"/>
          </w:rPr>
          <w:delText>+ (1 | item)</w:delText>
        </w:r>
      </w:del>
      <w:commentRangeEnd w:id="125"/>
      <w:r w:rsidR="00831D87" w:rsidRPr="007E30D1">
        <w:rPr>
          <w:rStyle w:val="CommentReference"/>
          <w:rFonts w:ascii="Calibri" w:hAnsi="Calibri" w:cs="Calibri"/>
          <w:sz w:val="22"/>
          <w:szCs w:val="22"/>
        </w:rPr>
        <w:commentReference w:id="125"/>
      </w:r>
    </w:p>
    <w:p w14:paraId="70EF8CA0" w14:textId="7A82A77D" w:rsidR="00B21279" w:rsidRPr="007E30D1" w:rsidRDefault="00B21279" w:rsidP="000A55A3">
      <w:pPr>
        <w:pStyle w:val="NormalWeb"/>
        <w:rPr>
          <w:rFonts w:ascii="Calibri" w:hAnsi="Calibri" w:cs="Calibri"/>
          <w:b/>
          <w:bCs/>
          <w:sz w:val="22"/>
          <w:szCs w:val="22"/>
        </w:rPr>
      </w:pPr>
      <w:commentRangeStart w:id="127"/>
      <w:r w:rsidRPr="007E30D1">
        <w:rPr>
          <w:rFonts w:ascii="Calibri" w:hAnsi="Calibri" w:cs="Calibri"/>
          <w:b/>
          <w:bCs/>
          <w:sz w:val="22"/>
          <w:szCs w:val="22"/>
        </w:rPr>
        <w:t>EEG Analyses</w:t>
      </w:r>
    </w:p>
    <w:p w14:paraId="6ED91F75" w14:textId="291F0E49" w:rsidR="00E70B2B" w:rsidRPr="007E30D1" w:rsidRDefault="00B21279" w:rsidP="00E70B2B">
      <w:pPr>
        <w:pStyle w:val="Heading4"/>
        <w:tabs>
          <w:tab w:val="left" w:pos="4565"/>
        </w:tabs>
        <w:rPr>
          <w:rFonts w:ascii="Calibri" w:hAnsi="Calibri" w:cs="Calibri"/>
          <w:b/>
          <w:bCs/>
          <w:color w:val="auto"/>
          <w:lang w:val="en-US"/>
        </w:rPr>
      </w:pPr>
      <w:r w:rsidRPr="007E30D1">
        <w:rPr>
          <w:rFonts w:ascii="Calibri" w:hAnsi="Calibri" w:cs="Calibri"/>
          <w:b/>
          <w:bCs/>
          <w:color w:val="auto"/>
          <w:lang w:val="en-US"/>
        </w:rPr>
        <w:lastRenderedPageBreak/>
        <w:t>5. Event-Related Potential (ERP) Analysis</w:t>
      </w:r>
      <w:r w:rsidR="00E70B2B" w:rsidRPr="007E30D1">
        <w:rPr>
          <w:rFonts w:ascii="Calibri" w:hAnsi="Calibri" w:cs="Calibri"/>
          <w:b/>
          <w:bCs/>
          <w:color w:val="auto"/>
          <w:lang w:val="en-US"/>
        </w:rPr>
        <w:tab/>
      </w:r>
    </w:p>
    <w:p w14:paraId="6E2B65C8" w14:textId="2D86D827" w:rsidR="00E70B2B" w:rsidRPr="007E30D1" w:rsidRDefault="00E70B2B" w:rsidP="00E70B2B">
      <w:pPr>
        <w:rPr>
          <w:rFonts w:ascii="Calibri" w:hAnsi="Calibri" w:cs="Calibri"/>
          <w:lang w:val="en-US"/>
        </w:rPr>
      </w:pPr>
      <w:r w:rsidRPr="007E30D1">
        <w:rPr>
          <w:rFonts w:ascii="Calibri" w:hAnsi="Calibri" w:cs="Calibri"/>
          <w:lang w:val="en-US"/>
        </w:rPr>
        <w:t>Cluster based permutation anaylsis</w:t>
      </w:r>
      <w:commentRangeEnd w:id="127"/>
      <w:r w:rsidR="007E30D1" w:rsidRPr="007E30D1">
        <w:rPr>
          <w:rStyle w:val="CommentReference"/>
          <w:rFonts w:ascii="Calibri" w:hAnsi="Calibri" w:cs="Calibri"/>
          <w:sz w:val="22"/>
          <w:szCs w:val="22"/>
          <w:lang w:val="en-US"/>
        </w:rPr>
        <w:commentReference w:id="127"/>
      </w:r>
    </w:p>
    <w:p w14:paraId="0C423341" w14:textId="77777777" w:rsidR="00E40BBA" w:rsidRPr="007E30D1" w:rsidRDefault="0005641F" w:rsidP="00E40BBA">
      <w:pPr>
        <w:rPr>
          <w:rFonts w:ascii="Calibri" w:hAnsi="Calibri" w:cs="Calibri"/>
          <w:lang w:val="en-GB"/>
        </w:rPr>
      </w:pPr>
      <w:r w:rsidRPr="007E30D1">
        <w:rPr>
          <w:rFonts w:ascii="Calibri" w:hAnsi="Calibri" w:cs="Calibri"/>
          <w:b/>
          <w:bCs/>
          <w:lang w:val="en-GB"/>
        </w:rPr>
        <w:t>6) Outliers and Exclusions</w:t>
      </w:r>
      <w:r w:rsidRPr="007E30D1">
        <w:rPr>
          <w:rFonts w:ascii="Calibri" w:hAnsi="Calibri" w:cs="Calibri"/>
          <w:lang w:val="en-GB"/>
        </w:rPr>
        <w:t> Describe exactly how outliers will be defined and handled, and your precise rule(s) for excluding observations.</w:t>
      </w:r>
    </w:p>
    <w:p w14:paraId="1DA5DDBC" w14:textId="31B11AC1" w:rsidR="00831D87" w:rsidRDefault="003A67DF" w:rsidP="00E40BBA">
      <w:pPr>
        <w:rPr>
          <w:ins w:id="128" w:author="Gezen, Elif" w:date="2026-05-18T13:01:00Z" w16du:dateUtc="2026-05-18T11:01:00Z"/>
          <w:rStyle w:val="citation-152"/>
          <w:rFonts w:ascii="Calibri" w:hAnsi="Calibri" w:cs="Calibri"/>
          <w:lang w:val="en-US"/>
        </w:rPr>
      </w:pPr>
      <w:ins w:id="129" w:author="Gezen, Elif" w:date="2026-05-18T13:04:00Z" w16du:dateUtc="2026-05-18T11:04:00Z">
        <w:r>
          <w:rPr>
            <w:rFonts w:ascii="Calibri" w:hAnsi="Calibri" w:cs="Calibri"/>
            <w:lang w:val="en-GB"/>
          </w:rPr>
          <w:t>Exclusions Based on Behavioral Data:</w:t>
        </w:r>
        <w:r>
          <w:rPr>
            <w:rFonts w:ascii="Calibri" w:hAnsi="Calibri" w:cs="Calibri"/>
            <w:lang w:val="en-GB"/>
          </w:rPr>
          <w:br/>
        </w:r>
      </w:ins>
      <w:r w:rsidR="00E40BBA" w:rsidRPr="007E30D1">
        <w:rPr>
          <w:rFonts w:ascii="Calibri" w:hAnsi="Calibri" w:cs="Calibri"/>
          <w:lang w:val="en-GB"/>
        </w:rPr>
        <w:t xml:space="preserve">- </w:t>
      </w:r>
      <w:r w:rsidR="00E40BBA" w:rsidRPr="007E30D1">
        <w:rPr>
          <w:rStyle w:val="citation-152"/>
          <w:rFonts w:ascii="Calibri" w:hAnsi="Calibri" w:cs="Calibri"/>
          <w:b/>
          <w:bCs/>
          <w:lang w:val="en-US"/>
        </w:rPr>
        <w:t>Participant-level</w:t>
      </w:r>
      <w:ins w:id="130" w:author="Gezen, Elif" w:date="2026-05-18T13:01:00Z" w16du:dateUtc="2026-05-18T11:01:00Z">
        <w:r w:rsidR="00831D87">
          <w:rPr>
            <w:rStyle w:val="citation-152"/>
            <w:rFonts w:ascii="Calibri" w:hAnsi="Calibri" w:cs="Calibri"/>
            <w:b/>
            <w:bCs/>
            <w:lang w:val="en-US"/>
          </w:rPr>
          <w:t xml:space="preserve"> exclusions</w:t>
        </w:r>
      </w:ins>
      <w:r w:rsidR="00E40BBA" w:rsidRPr="007E30D1">
        <w:rPr>
          <w:rStyle w:val="citation-152"/>
          <w:rFonts w:ascii="Calibri" w:hAnsi="Calibri" w:cs="Calibri"/>
          <w:b/>
          <w:bCs/>
          <w:lang w:val="en-US"/>
        </w:rPr>
        <w:t>:</w:t>
      </w:r>
      <w:r w:rsidR="00E40BBA" w:rsidRPr="007E30D1">
        <w:rPr>
          <w:rStyle w:val="citation-152"/>
          <w:rFonts w:ascii="Calibri" w:hAnsi="Calibri" w:cs="Calibri"/>
          <w:lang w:val="en-US"/>
        </w:rPr>
        <w:t xml:space="preserve"> </w:t>
      </w:r>
    </w:p>
    <w:p w14:paraId="29DB1F55" w14:textId="77777777" w:rsidR="00831D87" w:rsidRDefault="00831D87" w:rsidP="00E40BBA">
      <w:pPr>
        <w:rPr>
          <w:ins w:id="131" w:author="Gezen, Elif" w:date="2026-05-18T13:02:00Z" w16du:dateUtc="2026-05-18T11:02:00Z"/>
          <w:rStyle w:val="citation-152"/>
          <w:rFonts w:ascii="Calibri" w:hAnsi="Calibri" w:cs="Calibri"/>
          <w:lang w:val="en-US"/>
        </w:rPr>
      </w:pPr>
      <w:ins w:id="132" w:author="Gezen, Elif" w:date="2026-05-18T13:01:00Z" w16du:dateUtc="2026-05-18T11:01:00Z">
        <w:r>
          <w:rPr>
            <w:rStyle w:val="citation-152"/>
            <w:rFonts w:ascii="Calibri" w:hAnsi="Calibri" w:cs="Calibri"/>
            <w:lang w:val="en-US"/>
          </w:rPr>
          <w:t>1) Pa</w:t>
        </w:r>
      </w:ins>
      <w:ins w:id="133" w:author="Gezen, Elif" w:date="2026-05-18T13:02:00Z" w16du:dateUtc="2026-05-18T11:02:00Z">
        <w:r>
          <w:rPr>
            <w:rStyle w:val="citation-152"/>
            <w:rFonts w:ascii="Calibri" w:hAnsi="Calibri" w:cs="Calibri"/>
            <w:lang w:val="en-US"/>
          </w:rPr>
          <w:t xml:space="preserve">rticipants with </w:t>
        </w:r>
      </w:ins>
      <w:del w:id="134" w:author="Gezen, Elif" w:date="2026-05-18T13:02:00Z" w16du:dateUtc="2026-05-18T11:02:00Z">
        <w:r w:rsidR="00E40BBA" w:rsidRPr="007E30D1" w:rsidDel="00831D87">
          <w:rPr>
            <w:rStyle w:val="citation-152"/>
            <w:rFonts w:ascii="Calibri" w:hAnsi="Calibri" w:cs="Calibri"/>
            <w:lang w:val="en-US"/>
          </w:rPr>
          <w:delText>Exclude if</w:delText>
        </w:r>
      </w:del>
      <w:r w:rsidR="00E40BBA" w:rsidRPr="007E30D1">
        <w:rPr>
          <w:rStyle w:val="citation-152"/>
          <w:rFonts w:ascii="Calibri" w:hAnsi="Calibri" w:cs="Calibri"/>
          <w:lang w:val="en-US"/>
        </w:rPr>
        <w:t xml:space="preserve"> ≥50% </w:t>
      </w:r>
      <w:del w:id="135" w:author="Gezen, Elif" w:date="2026-05-18T13:02:00Z" w16du:dateUtc="2026-05-18T11:02:00Z">
        <w:r w:rsidR="00E40BBA" w:rsidRPr="007E30D1" w:rsidDel="00831D87">
          <w:rPr>
            <w:rStyle w:val="citation-152"/>
            <w:rFonts w:ascii="Calibri" w:hAnsi="Calibri" w:cs="Calibri"/>
            <w:lang w:val="en-US"/>
          </w:rPr>
          <w:delText xml:space="preserve">of test-phase trials are </w:delText>
        </w:r>
      </w:del>
      <w:r w:rsidR="00E40BBA" w:rsidRPr="007E30D1">
        <w:rPr>
          <w:rStyle w:val="citation-152"/>
          <w:rFonts w:ascii="Calibri" w:hAnsi="Calibri" w:cs="Calibri"/>
          <w:lang w:val="en-US"/>
        </w:rPr>
        <w:t>timeout trials</w:t>
      </w:r>
      <w:ins w:id="136" w:author="Gezen, Elif" w:date="2026-05-18T13:02:00Z" w16du:dateUtc="2026-05-18T11:02:00Z">
        <w:r>
          <w:rPr>
            <w:rStyle w:val="citation-152"/>
            <w:rFonts w:ascii="Calibri" w:hAnsi="Calibri" w:cs="Calibri"/>
            <w:lang w:val="en-US"/>
          </w:rPr>
          <w:t xml:space="preserve"> (i.e., no answers given) in the control detection task.</w:t>
        </w:r>
      </w:ins>
      <w:del w:id="137" w:author="Gezen, Elif" w:date="2026-05-18T13:02:00Z" w16du:dateUtc="2026-05-18T11:02:00Z">
        <w:r w:rsidR="00E40BBA" w:rsidRPr="007E30D1" w:rsidDel="00831D87">
          <w:rPr>
            <w:rStyle w:val="citation-152"/>
            <w:rFonts w:ascii="Calibri" w:hAnsi="Calibri" w:cs="Calibri"/>
            <w:lang w:val="en-US"/>
          </w:rPr>
          <w:delText>,</w:delText>
        </w:r>
      </w:del>
    </w:p>
    <w:p w14:paraId="1A901121" w14:textId="77777777" w:rsidR="003A67DF" w:rsidRDefault="00831D87" w:rsidP="00E40BBA">
      <w:pPr>
        <w:rPr>
          <w:ins w:id="138" w:author="Gezen, Elif" w:date="2026-05-18T13:04:00Z" w16du:dateUtc="2026-05-18T11:04:00Z"/>
          <w:rFonts w:ascii="Calibri" w:hAnsi="Calibri" w:cs="Calibri"/>
          <w:lang w:val="en-US"/>
        </w:rPr>
      </w:pPr>
      <w:ins w:id="139" w:author="Gezen, Elif" w:date="2026-05-18T13:02:00Z" w16du:dateUtc="2026-05-18T11:02:00Z">
        <w:r>
          <w:rPr>
            <w:rStyle w:val="citation-152"/>
            <w:rFonts w:ascii="Calibri" w:hAnsi="Calibri" w:cs="Calibri"/>
            <w:lang w:val="en-US"/>
          </w:rPr>
          <w:t xml:space="preserve">2) </w:t>
        </w:r>
      </w:ins>
      <w:del w:id="140" w:author="Gezen, Elif" w:date="2026-05-18T13:02:00Z" w16du:dateUtc="2026-05-18T11:02:00Z">
        <w:r w:rsidR="00E40BBA" w:rsidRPr="007E30D1" w:rsidDel="00831D87">
          <w:rPr>
            <w:rStyle w:val="citation-152"/>
            <w:rFonts w:ascii="Calibri" w:hAnsi="Calibri" w:cs="Calibri"/>
            <w:lang w:val="en-US"/>
          </w:rPr>
          <w:delText xml:space="preserve"> </w:delText>
        </w:r>
      </w:del>
      <w:ins w:id="141" w:author="Gezen, Elif" w:date="2026-05-18T13:03:00Z" w16du:dateUtc="2026-05-18T11:03:00Z">
        <w:r>
          <w:rPr>
            <w:rStyle w:val="citation-152"/>
            <w:rFonts w:ascii="Calibri" w:hAnsi="Calibri" w:cs="Calibri"/>
            <w:lang w:val="en-US"/>
          </w:rPr>
          <w:t xml:space="preserve">Participants whose accuracy in detecting which item they controlled exceeds </w:t>
        </w:r>
      </w:ins>
      <w:del w:id="142" w:author="Gezen, Elif" w:date="2026-05-18T13:03:00Z" w16du:dateUtc="2026-05-18T11:03:00Z">
        <w:r w:rsidR="00E40BBA" w:rsidRPr="007E30D1" w:rsidDel="00831D87">
          <w:rPr>
            <w:rStyle w:val="citation-152"/>
            <w:rFonts w:ascii="Calibri" w:hAnsi="Calibri" w:cs="Calibri"/>
            <w:lang w:val="en-US"/>
          </w:rPr>
          <w:delText xml:space="preserve">or if overall </w:delText>
        </w:r>
        <w:commentRangeStart w:id="143"/>
        <w:r w:rsidR="00E40BBA" w:rsidRPr="007E30D1" w:rsidDel="00831D87">
          <w:rPr>
            <w:rStyle w:val="citation-152"/>
            <w:rFonts w:ascii="Calibri" w:hAnsi="Calibri" w:cs="Calibri"/>
            <w:lang w:val="en-US"/>
          </w:rPr>
          <w:delText xml:space="preserve">tracking accuracy </w:delText>
        </w:r>
        <w:commentRangeEnd w:id="143"/>
        <w:r w:rsidRPr="007E30D1" w:rsidDel="00831D87">
          <w:rPr>
            <w:rStyle w:val="CommentReference"/>
            <w:rFonts w:ascii="Calibri" w:hAnsi="Calibri" w:cs="Calibri"/>
            <w:sz w:val="22"/>
            <w:szCs w:val="22"/>
            <w:lang w:val="en-US"/>
          </w:rPr>
          <w:commentReference w:id="143"/>
        </w:r>
        <w:r w:rsidR="00E40BBA" w:rsidRPr="007E30D1" w:rsidDel="00831D87">
          <w:rPr>
            <w:rStyle w:val="citation-152"/>
            <w:rFonts w:ascii="Calibri" w:hAnsi="Calibri" w:cs="Calibri"/>
            <w:lang w:val="en-US"/>
          </w:rPr>
          <w:delText>falls outside</w:delText>
        </w:r>
      </w:del>
      <w:r w:rsidR="00E40BBA" w:rsidRPr="007E30D1">
        <w:rPr>
          <w:rStyle w:val="citation-152"/>
          <w:rFonts w:ascii="Calibri" w:hAnsi="Calibri" w:cs="Calibri"/>
          <w:lang w:val="en-US"/>
        </w:rPr>
        <w:t xml:space="preserve"> ±2.5 standard deviations from the group mean</w:t>
      </w:r>
      <w:ins w:id="144" w:author="Gezen, Elif" w:date="2026-05-18T13:03:00Z" w16du:dateUtc="2026-05-18T11:03:00Z">
        <w:r>
          <w:rPr>
            <w:rStyle w:val="citation-152"/>
            <w:rFonts w:ascii="Calibri" w:hAnsi="Calibri" w:cs="Calibri"/>
            <w:lang w:val="en-US"/>
          </w:rPr>
          <w:t>, in the control detection task</w:t>
        </w:r>
      </w:ins>
      <w:r w:rsidR="00E40BBA" w:rsidRPr="007E30D1">
        <w:rPr>
          <w:rFonts w:ascii="Calibri" w:hAnsi="Calibri" w:cs="Calibri"/>
          <w:lang w:val="en-US"/>
        </w:rPr>
        <w:t>.</w:t>
      </w:r>
    </w:p>
    <w:p w14:paraId="20C8688D" w14:textId="4697E454" w:rsidR="00E40BBA" w:rsidRPr="007E30D1" w:rsidDel="003A67DF" w:rsidRDefault="00E40BBA" w:rsidP="00E40BBA">
      <w:pPr>
        <w:rPr>
          <w:del w:id="145" w:author="Gezen, Elif" w:date="2026-05-18T13:04:00Z" w16du:dateUtc="2026-05-18T11:04:00Z"/>
          <w:rFonts w:ascii="Calibri" w:hAnsi="Calibri" w:cs="Calibri"/>
          <w:lang w:val="en-GB"/>
        </w:rPr>
      </w:pPr>
      <w:commentRangeStart w:id="146"/>
      <w:del w:id="147" w:author="Gezen, Elif" w:date="2026-05-18T13:04:00Z" w16du:dateUtc="2026-05-18T11:04:00Z">
        <w:r w:rsidRPr="007E30D1" w:rsidDel="003A67DF">
          <w:rPr>
            <w:rFonts w:ascii="Calibri" w:hAnsi="Calibri" w:cs="Calibri"/>
            <w:lang w:val="en-US"/>
          </w:rPr>
          <w:delText xml:space="preserve"> </w:delText>
        </w:r>
        <w:r w:rsidRPr="007E30D1" w:rsidDel="003A67DF">
          <w:rPr>
            <w:rStyle w:val="citation-151"/>
            <w:rFonts w:ascii="Calibri" w:hAnsi="Calibri" w:cs="Calibri"/>
            <w:lang w:val="en-US"/>
          </w:rPr>
          <w:delText>Exclude participants with unusable EEG data (artifacts affecting &gt;30% of trials)</w:delText>
        </w:r>
        <w:r w:rsidRPr="007E30D1" w:rsidDel="003A67DF">
          <w:rPr>
            <w:rFonts w:ascii="Calibri" w:hAnsi="Calibri" w:cs="Calibri"/>
            <w:lang w:val="en-US"/>
          </w:rPr>
          <w:delText xml:space="preserve">. </w:delText>
        </w:r>
        <w:commentRangeEnd w:id="146"/>
        <w:r w:rsidR="003A67DF" w:rsidRPr="007E30D1" w:rsidDel="003A67DF">
          <w:rPr>
            <w:rStyle w:val="CommentReference"/>
            <w:rFonts w:ascii="Calibri" w:hAnsi="Calibri" w:cs="Calibri"/>
            <w:sz w:val="22"/>
            <w:szCs w:val="22"/>
            <w:lang w:val="en-GB"/>
          </w:rPr>
          <w:commentReference w:id="146"/>
        </w:r>
      </w:del>
    </w:p>
    <w:p w14:paraId="2D50765B" w14:textId="77777777" w:rsidR="003A67DF" w:rsidRDefault="00E40BBA" w:rsidP="00E40BBA">
      <w:pPr>
        <w:pStyle w:val="NormalWeb"/>
        <w:spacing w:before="0" w:beforeAutospacing="0"/>
        <w:rPr>
          <w:ins w:id="148" w:author="Gezen, Elif" w:date="2026-05-18T13:05:00Z" w16du:dateUtc="2026-05-18T11:05:00Z"/>
          <w:rStyle w:val="citation-150"/>
          <w:rFonts w:ascii="Calibri" w:eastAsiaTheme="majorEastAsia" w:hAnsi="Calibri" w:cs="Calibri"/>
          <w:sz w:val="22"/>
          <w:szCs w:val="22"/>
        </w:rPr>
      </w:pPr>
      <w:r w:rsidRPr="007E30D1">
        <w:rPr>
          <w:rFonts w:ascii="Calibri" w:hAnsi="Calibri" w:cs="Calibri"/>
          <w:sz w:val="22"/>
          <w:szCs w:val="22"/>
        </w:rPr>
        <w:t xml:space="preserve">- </w:t>
      </w:r>
      <w:r w:rsidRPr="007E30D1">
        <w:rPr>
          <w:rStyle w:val="citation-150"/>
          <w:rFonts w:ascii="Calibri" w:eastAsiaTheme="majorEastAsia" w:hAnsi="Calibri" w:cs="Calibri"/>
          <w:b/>
          <w:bCs/>
          <w:sz w:val="22"/>
          <w:szCs w:val="22"/>
        </w:rPr>
        <w:t>Trial-level</w:t>
      </w:r>
      <w:ins w:id="149" w:author="Gezen, Elif" w:date="2026-05-18T13:05:00Z" w16du:dateUtc="2026-05-18T11:05:00Z">
        <w:r w:rsidR="003A67DF">
          <w:rPr>
            <w:rStyle w:val="citation-150"/>
            <w:rFonts w:ascii="Calibri" w:eastAsiaTheme="majorEastAsia" w:hAnsi="Calibri" w:cs="Calibri"/>
            <w:b/>
            <w:bCs/>
            <w:sz w:val="22"/>
            <w:szCs w:val="22"/>
          </w:rPr>
          <w:t xml:space="preserve"> exclusions</w:t>
        </w:r>
      </w:ins>
      <w:r w:rsidRPr="007E30D1">
        <w:rPr>
          <w:rStyle w:val="citation-150"/>
          <w:rFonts w:ascii="Calibri" w:eastAsiaTheme="majorEastAsia" w:hAnsi="Calibri" w:cs="Calibri"/>
          <w:b/>
          <w:bCs/>
          <w:sz w:val="22"/>
          <w:szCs w:val="22"/>
        </w:rPr>
        <w:t>:</w:t>
      </w:r>
      <w:r w:rsidRPr="007E30D1">
        <w:rPr>
          <w:rStyle w:val="citation-150"/>
          <w:rFonts w:ascii="Calibri" w:eastAsiaTheme="majorEastAsia" w:hAnsi="Calibri" w:cs="Calibri"/>
          <w:sz w:val="22"/>
          <w:szCs w:val="22"/>
        </w:rPr>
        <w:t xml:space="preserve"> </w:t>
      </w:r>
    </w:p>
    <w:p w14:paraId="0F13549F" w14:textId="6E49814F" w:rsidR="00E40BBA" w:rsidRDefault="003A67DF" w:rsidP="00E40BBA">
      <w:pPr>
        <w:pStyle w:val="NormalWeb"/>
        <w:spacing w:before="0" w:beforeAutospacing="0"/>
        <w:rPr>
          <w:ins w:id="150" w:author="Gezen, Elif" w:date="2026-05-18T13:04:00Z" w16du:dateUtc="2026-05-18T11:04:00Z"/>
          <w:rFonts w:ascii="Calibri" w:hAnsi="Calibri" w:cs="Calibri"/>
          <w:sz w:val="22"/>
          <w:szCs w:val="22"/>
        </w:rPr>
      </w:pPr>
      <w:ins w:id="151" w:author="Gezen, Elif" w:date="2026-05-18T13:05:00Z" w16du:dateUtc="2026-05-18T11:05:00Z">
        <w:r>
          <w:rPr>
            <w:rStyle w:val="citation-150"/>
            <w:rFonts w:ascii="Calibri" w:eastAsiaTheme="majorEastAsia" w:hAnsi="Calibri" w:cs="Calibri"/>
            <w:sz w:val="22"/>
            <w:szCs w:val="22"/>
          </w:rPr>
          <w:t xml:space="preserve">1) Trials with reaction times that exceed </w:t>
        </w:r>
      </w:ins>
      <w:ins w:id="152" w:author="Gezen, Elif" w:date="2026-05-18T13:06:00Z" w16du:dateUtc="2026-05-18T11:06:00Z">
        <w:r>
          <w:rPr>
            <w:rStyle w:val="citation-150"/>
            <w:rFonts w:ascii="Calibri" w:eastAsiaTheme="majorEastAsia" w:hAnsi="Calibri" w:cs="Calibri"/>
            <w:sz w:val="22"/>
            <w:szCs w:val="22"/>
          </w:rPr>
          <w:t xml:space="preserve">+3 standard deviations from participant mean </w:t>
        </w:r>
      </w:ins>
      <w:commentRangeStart w:id="153"/>
      <w:commentRangeStart w:id="154"/>
      <w:del w:id="155" w:author="Gezen, Elif" w:date="2026-05-18T13:06:00Z" w16du:dateUtc="2026-05-18T11:06:00Z">
        <w:r w:rsidR="00E40BBA" w:rsidRPr="007E30D1" w:rsidDel="003A67DF">
          <w:rPr>
            <w:rStyle w:val="citation-150"/>
            <w:rFonts w:ascii="Calibri" w:eastAsiaTheme="majorEastAsia" w:hAnsi="Calibri" w:cs="Calibri"/>
            <w:sz w:val="22"/>
            <w:szCs w:val="22"/>
          </w:rPr>
          <w:delText>Exclude recognition memory trials with reaction times exceeding 20 seconds</w:delText>
        </w:r>
      </w:del>
      <w:r w:rsidR="00E40BBA" w:rsidRPr="007E30D1">
        <w:rPr>
          <w:rFonts w:ascii="Calibri" w:hAnsi="Calibri" w:cs="Calibri"/>
          <w:sz w:val="22"/>
          <w:szCs w:val="22"/>
        </w:rPr>
        <w:t xml:space="preserve">. </w:t>
      </w:r>
      <w:commentRangeEnd w:id="153"/>
      <w:r w:rsidR="006452B9">
        <w:rPr>
          <w:rStyle w:val="CommentReference"/>
          <w:rFonts w:ascii="Calibri" w:hAnsi="Calibri" w:cs="Calibri"/>
          <w:sz w:val="22"/>
          <w:szCs w:val="22"/>
        </w:rPr>
        <w:commentReference w:id="153"/>
      </w:r>
      <w:commentRangeEnd w:id="154"/>
      <w:r>
        <w:rPr>
          <w:rStyle w:val="CommentReference"/>
          <w:rFonts w:ascii="Calibri" w:hAnsi="Calibri" w:cs="Calibri"/>
          <w:sz w:val="22"/>
          <w:szCs w:val="22"/>
        </w:rPr>
        <w:commentReference w:id="154"/>
      </w:r>
    </w:p>
    <w:p w14:paraId="24F62E5C" w14:textId="446EE5E4" w:rsidR="003A67DF" w:rsidRPr="007E30D1" w:rsidRDefault="003A67DF" w:rsidP="00E40BBA">
      <w:pPr>
        <w:pStyle w:val="NormalWeb"/>
        <w:spacing w:before="0" w:beforeAutospacing="0"/>
        <w:rPr>
          <w:rFonts w:ascii="Calibri" w:hAnsi="Calibri" w:cs="Calibri"/>
          <w:sz w:val="22"/>
          <w:szCs w:val="22"/>
        </w:rPr>
      </w:pPr>
      <w:ins w:id="156" w:author="Gezen, Elif" w:date="2026-05-18T13:05:00Z" w16du:dateUtc="2026-05-18T11:05:00Z">
        <w:r>
          <w:rPr>
            <w:rFonts w:ascii="Calibri" w:hAnsi="Calibri" w:cs="Calibri"/>
            <w:sz w:val="22"/>
            <w:szCs w:val="22"/>
          </w:rPr>
          <w:t>Exclusions Based on Neurophysiological Data:</w:t>
        </w:r>
      </w:ins>
    </w:p>
    <w:p w14:paraId="6AACEE3A" w14:textId="385961F4" w:rsidR="0005641F" w:rsidRPr="007E30D1" w:rsidRDefault="0005641F">
      <w:pPr>
        <w:rPr>
          <w:rFonts w:ascii="Calibri" w:hAnsi="Calibri" w:cs="Calibri"/>
          <w:lang w:val="en-GB"/>
        </w:rPr>
      </w:pPr>
      <w:r w:rsidRPr="007E30D1">
        <w:rPr>
          <w:rFonts w:ascii="Calibri" w:hAnsi="Calibri" w:cs="Calibri"/>
          <w:b/>
          <w:bCs/>
          <w:lang w:val="en-GB"/>
        </w:rPr>
        <w:t>7) Sample Size</w:t>
      </w:r>
      <w:r w:rsidRPr="007E30D1">
        <w:rPr>
          <w:rFonts w:ascii="Calibri" w:hAnsi="Calibri" w:cs="Calibri"/>
          <w:lang w:val="en-GB"/>
        </w:rPr>
        <w:t> How many observations will be collected or what will determine sample size?</w:t>
      </w:r>
      <w:r w:rsidRPr="007E30D1">
        <w:rPr>
          <w:rFonts w:ascii="Calibri" w:hAnsi="Calibri" w:cs="Calibri"/>
          <w:lang w:val="en-GB"/>
        </w:rPr>
        <w:br/>
        <w:t>No need to justify decision, but be precise about </w:t>
      </w:r>
      <w:r w:rsidRPr="007E30D1">
        <w:rPr>
          <w:rFonts w:ascii="Calibri" w:hAnsi="Calibri" w:cs="Calibri"/>
          <w:u w:val="single"/>
          <w:lang w:val="en-GB"/>
        </w:rPr>
        <w:t>exactly</w:t>
      </w:r>
      <w:r w:rsidRPr="007E30D1">
        <w:rPr>
          <w:rFonts w:ascii="Calibri" w:hAnsi="Calibri" w:cs="Calibri"/>
          <w:lang w:val="en-GB"/>
        </w:rPr>
        <w:t> how the number will be determined.</w:t>
      </w:r>
    </w:p>
    <w:p w14:paraId="6AC60E9D" w14:textId="3608CE79" w:rsidR="00E40BBA" w:rsidRPr="007E30D1" w:rsidRDefault="00E40BBA">
      <w:pPr>
        <w:rPr>
          <w:rFonts w:ascii="Calibri" w:hAnsi="Calibri" w:cs="Calibri"/>
          <w:lang w:val="en-US"/>
        </w:rPr>
      </w:pPr>
      <w:r w:rsidRPr="007E30D1">
        <w:rPr>
          <w:rFonts w:ascii="Calibri" w:hAnsi="Calibri" w:cs="Calibri"/>
          <w:lang w:val="en-US"/>
        </w:rPr>
        <w:t xml:space="preserve">We aim to recruit </w:t>
      </w:r>
      <w:del w:id="157" w:author="Gezen, Elif" w:date="2026-05-18T13:06:00Z" w16du:dateUtc="2026-05-18T11:06:00Z">
        <w:r w:rsidRPr="007E30D1" w:rsidDel="003A67DF">
          <w:rPr>
            <w:rFonts w:ascii="Calibri" w:hAnsi="Calibri" w:cs="Calibri"/>
            <w:lang w:val="en-US"/>
          </w:rPr>
          <w:delText>N=</w:delText>
        </w:r>
      </w:del>
      <w:r w:rsidRPr="007E30D1">
        <w:rPr>
          <w:rFonts w:ascii="Calibri" w:hAnsi="Calibri" w:cs="Calibri"/>
          <w:lang w:val="en-US"/>
        </w:rPr>
        <w:t>50 participants. This sample size was determined via an a priori Monte Carlo power analysis for generalized linear mixed models, targeting 80% power at alpha = .05</w:t>
      </w:r>
      <w:ins w:id="158" w:author="Gezen, Elif" w:date="2026-05-18T13:07:00Z" w16du:dateUtc="2026-05-18T11:07:00Z">
        <w:r w:rsidR="003A67DF">
          <w:rPr>
            <w:rFonts w:ascii="Calibri" w:hAnsi="Calibri" w:cs="Calibri"/>
            <w:lang w:val="en-US"/>
          </w:rPr>
          <w:t xml:space="preserve">. </w:t>
        </w:r>
      </w:ins>
    </w:p>
    <w:p w14:paraId="36C9FA76" w14:textId="7AB18D17" w:rsidR="007E30D1" w:rsidRPr="007E30D1" w:rsidRDefault="0005641F" w:rsidP="00C31CC3">
      <w:pPr>
        <w:rPr>
          <w:rFonts w:ascii="Calibri" w:hAnsi="Calibri" w:cs="Calibri"/>
          <w:b/>
          <w:bCs/>
          <w:lang w:val="en-GB"/>
        </w:rPr>
      </w:pPr>
      <w:r w:rsidRPr="007E30D1">
        <w:rPr>
          <w:rFonts w:ascii="Calibri" w:hAnsi="Calibri" w:cs="Calibri"/>
          <w:b/>
          <w:bCs/>
          <w:lang w:val="en-GB"/>
        </w:rPr>
        <w:t>8) Other</w:t>
      </w:r>
      <w:r w:rsidRPr="007E30D1">
        <w:rPr>
          <w:rFonts w:ascii="Calibri" w:hAnsi="Calibri" w:cs="Calibri"/>
          <w:lang w:val="en-GB"/>
        </w:rPr>
        <w:t> Anything else you would like to pre-register?</w:t>
      </w:r>
    </w:p>
    <w:p w14:paraId="5AEF6952" w14:textId="55979AB0" w:rsidR="007E30D1" w:rsidRPr="007E30D1" w:rsidRDefault="007E30D1" w:rsidP="007E30D1">
      <w:pPr>
        <w:pStyle w:val="NormalWeb"/>
        <w:rPr>
          <w:rFonts w:ascii="Calibri" w:hAnsi="Calibri" w:cs="Calibri"/>
          <w:sz w:val="22"/>
          <w:szCs w:val="22"/>
        </w:rPr>
      </w:pPr>
      <w:commentRangeStart w:id="159"/>
      <w:r w:rsidRPr="007E30D1">
        <w:rPr>
          <w:rFonts w:ascii="Calibri" w:hAnsi="Calibri" w:cs="Calibri"/>
          <w:b/>
          <w:bCs/>
          <w:sz w:val="22"/>
          <w:szCs w:val="22"/>
        </w:rPr>
        <w:t>Exploratory Kinematic Analysis:</w:t>
      </w:r>
      <w:r w:rsidRPr="007E30D1">
        <w:rPr>
          <w:rFonts w:ascii="Calibri" w:hAnsi="Calibri" w:cs="Calibri"/>
          <w:sz w:val="22"/>
          <w:szCs w:val="22"/>
        </w:rPr>
        <w:t xml:space="preserve"> While our primary hypothesis relies on the categorical objective control conditions (High vs. Low), </w:t>
      </w:r>
      <w:ins w:id="160" w:author="Gezen, Elif" w:date="2026-05-18T13:07:00Z" w16du:dateUtc="2026-05-18T11:07:00Z">
        <w:r w:rsidR="003A67DF">
          <w:rPr>
            <w:rFonts w:ascii="Calibri" w:hAnsi="Calibri" w:cs="Calibri"/>
            <w:sz w:val="22"/>
            <w:szCs w:val="22"/>
          </w:rPr>
          <w:t xml:space="preserve">we also record </w:t>
        </w:r>
      </w:ins>
      <w:del w:id="161" w:author="Gezen, Elif" w:date="2026-05-18T13:07:00Z" w16du:dateUtc="2026-05-18T11:07:00Z">
        <w:r w:rsidRPr="007E30D1" w:rsidDel="003A67DF">
          <w:rPr>
            <w:rFonts w:ascii="Calibri" w:hAnsi="Calibri" w:cs="Calibri"/>
            <w:sz w:val="22"/>
            <w:szCs w:val="22"/>
          </w:rPr>
          <w:delText>the experimental software continuously records</w:delText>
        </w:r>
      </w:del>
      <w:r w:rsidRPr="007E30D1">
        <w:rPr>
          <w:rFonts w:ascii="Calibri" w:hAnsi="Calibri" w:cs="Calibri"/>
          <w:sz w:val="22"/>
          <w:szCs w:val="22"/>
        </w:rPr>
        <w:t xml:space="preserve"> frame-by-frame cursor and stimulus coordinates. As an exploratory extension, we </w:t>
      </w:r>
      <w:del w:id="162" w:author="Gezen, Elif" w:date="2026-05-18T13:08:00Z" w16du:dateUtc="2026-05-18T11:08:00Z">
        <w:r w:rsidRPr="007E30D1" w:rsidDel="003A67DF">
          <w:rPr>
            <w:rFonts w:ascii="Calibri" w:hAnsi="Calibri" w:cs="Calibri"/>
            <w:sz w:val="22"/>
            <w:szCs w:val="22"/>
          </w:rPr>
          <w:delText xml:space="preserve">will </w:delText>
        </w:r>
      </w:del>
      <w:ins w:id="163" w:author="Gezen, Elif" w:date="2026-05-18T13:08:00Z" w16du:dateUtc="2026-05-18T11:08:00Z">
        <w:r w:rsidR="003A67DF">
          <w:rPr>
            <w:rFonts w:ascii="Calibri" w:hAnsi="Calibri" w:cs="Calibri"/>
            <w:sz w:val="22"/>
            <w:szCs w:val="22"/>
          </w:rPr>
          <w:t>might</w:t>
        </w:r>
        <w:r w:rsidR="003A67DF" w:rsidRPr="007E30D1">
          <w:rPr>
            <w:rFonts w:ascii="Calibri" w:hAnsi="Calibri" w:cs="Calibri"/>
            <w:sz w:val="22"/>
            <w:szCs w:val="22"/>
          </w:rPr>
          <w:t xml:space="preserve"> </w:t>
        </w:r>
      </w:ins>
      <w:r w:rsidRPr="007E30D1">
        <w:rPr>
          <w:rFonts w:ascii="Calibri" w:hAnsi="Calibri" w:cs="Calibri"/>
          <w:sz w:val="22"/>
          <w:szCs w:val="22"/>
        </w:rPr>
        <w:t>analyze this continuous motor tracking data.</w:t>
      </w:r>
    </w:p>
    <w:p w14:paraId="2DA8658D" w14:textId="77777777" w:rsidR="007E30D1" w:rsidRPr="007E30D1" w:rsidRDefault="007E30D1" w:rsidP="007E30D1">
      <w:pPr>
        <w:pStyle w:val="NormalWeb"/>
        <w:numPr>
          <w:ilvl w:val="0"/>
          <w:numId w:val="24"/>
        </w:numPr>
        <w:rPr>
          <w:rFonts w:ascii="Calibri" w:hAnsi="Calibri" w:cs="Calibri"/>
          <w:sz w:val="22"/>
          <w:szCs w:val="22"/>
        </w:rPr>
      </w:pPr>
      <w:r w:rsidRPr="007E30D1">
        <w:rPr>
          <w:rFonts w:ascii="Calibri" w:hAnsi="Calibri" w:cs="Calibri"/>
          <w:b/>
          <w:bCs/>
          <w:sz w:val="22"/>
          <w:szCs w:val="22"/>
        </w:rPr>
        <w:t>Data Preprocessing:</w:t>
      </w:r>
      <w:r w:rsidRPr="007E30D1">
        <w:rPr>
          <w:rFonts w:ascii="Calibri" w:hAnsi="Calibri" w:cs="Calibri"/>
          <w:sz w:val="22"/>
          <w:szCs w:val="22"/>
        </w:rPr>
        <w:t xml:space="preserve"> The raw coordinate data will be interpolated to a fixed sampling rate and smoothed using a zero-phase low-pass Butterworth filter.</w:t>
      </w:r>
    </w:p>
    <w:p w14:paraId="304CA83E" w14:textId="77777777" w:rsidR="007E30D1" w:rsidRPr="007E30D1" w:rsidRDefault="007E30D1" w:rsidP="007E30D1">
      <w:pPr>
        <w:pStyle w:val="NormalWeb"/>
        <w:numPr>
          <w:ilvl w:val="0"/>
          <w:numId w:val="24"/>
        </w:numPr>
        <w:rPr>
          <w:rFonts w:ascii="Calibri" w:hAnsi="Calibri" w:cs="Calibri"/>
          <w:sz w:val="22"/>
          <w:szCs w:val="22"/>
        </w:rPr>
      </w:pPr>
      <w:r w:rsidRPr="007E30D1">
        <w:rPr>
          <w:rFonts w:ascii="Calibri" w:hAnsi="Calibri" w:cs="Calibri"/>
          <w:b/>
          <w:bCs/>
          <w:sz w:val="22"/>
          <w:szCs w:val="22"/>
        </w:rPr>
        <w:t>Kinematic Metrics:</w:t>
      </w:r>
      <w:r w:rsidRPr="007E30D1">
        <w:rPr>
          <w:rFonts w:ascii="Calibri" w:hAnsi="Calibri" w:cs="Calibri"/>
          <w:sz w:val="22"/>
          <w:szCs w:val="22"/>
        </w:rPr>
        <w:t xml:space="preserve"> We will extract trial-by-trial continuous performance metrics, primarily the </w:t>
      </w:r>
      <w:r w:rsidRPr="007E30D1">
        <w:rPr>
          <w:rFonts w:ascii="Calibri" w:hAnsi="Calibri" w:cs="Calibri"/>
          <w:b/>
          <w:bCs/>
          <w:sz w:val="22"/>
          <w:szCs w:val="22"/>
        </w:rPr>
        <w:t>Cursor-Target Cross-Correlation</w:t>
      </w:r>
      <w:r w:rsidRPr="007E30D1">
        <w:rPr>
          <w:rFonts w:ascii="Calibri" w:hAnsi="Calibri" w:cs="Calibri"/>
          <w:sz w:val="22"/>
          <w:szCs w:val="22"/>
        </w:rPr>
        <w:t xml:space="preserve"> (measuring the physical sensorimotor match) and </w:t>
      </w:r>
      <w:r w:rsidRPr="007E30D1">
        <w:rPr>
          <w:rFonts w:ascii="Calibri" w:hAnsi="Calibri" w:cs="Calibri"/>
          <w:b/>
          <w:bCs/>
          <w:sz w:val="22"/>
          <w:szCs w:val="22"/>
        </w:rPr>
        <w:t>Movement Jerk / Velocity</w:t>
      </w:r>
      <w:r w:rsidRPr="007E30D1">
        <w:rPr>
          <w:rFonts w:ascii="Calibri" w:hAnsi="Calibri" w:cs="Calibri"/>
          <w:sz w:val="22"/>
          <w:szCs w:val="22"/>
        </w:rPr>
        <w:t xml:space="preserve"> (measuring prediction error and motor corrections).</w:t>
      </w:r>
    </w:p>
    <w:p w14:paraId="7414D6E6" w14:textId="63AE14F7" w:rsidR="00872E4F" w:rsidRPr="007E30D1" w:rsidRDefault="007E30D1" w:rsidP="007E30D1">
      <w:pPr>
        <w:pStyle w:val="NormalWeb"/>
        <w:numPr>
          <w:ilvl w:val="0"/>
          <w:numId w:val="24"/>
        </w:numPr>
        <w:rPr>
          <w:rFonts w:ascii="Calibri" w:hAnsi="Calibri" w:cs="Calibri"/>
          <w:sz w:val="22"/>
          <w:szCs w:val="22"/>
        </w:rPr>
      </w:pPr>
      <w:r w:rsidRPr="007E30D1">
        <w:rPr>
          <w:rFonts w:ascii="Calibri" w:hAnsi="Calibri" w:cs="Calibri"/>
          <w:b/>
          <w:bCs/>
          <w:sz w:val="22"/>
          <w:szCs w:val="22"/>
        </w:rPr>
        <w:t>Exploratory Modeling:</w:t>
      </w:r>
      <w:r w:rsidRPr="007E30D1">
        <w:rPr>
          <w:rFonts w:ascii="Calibri" w:hAnsi="Calibri" w:cs="Calibri"/>
          <w:sz w:val="22"/>
          <w:szCs w:val="22"/>
        </w:rPr>
        <w:t xml:space="preserve"> We will explore adding these continuous kinematic metrics as trial-level predictors in our primary GLMMs. This will allow us to test whether the physical strength of the sensorimotor loop during the tracking phase directly predicts subsequent item memory, independent of the assigned control condition.</w:t>
      </w:r>
      <w:commentRangeEnd w:id="159"/>
      <w:r w:rsidRPr="007E30D1">
        <w:rPr>
          <w:rStyle w:val="CommentReference"/>
          <w:rFonts w:ascii="Calibri" w:hAnsi="Calibri" w:cs="Calibri"/>
          <w:sz w:val="22"/>
          <w:szCs w:val="22"/>
        </w:rPr>
        <w:commentReference w:id="159"/>
      </w:r>
    </w:p>
    <w:p w14:paraId="3BA50B2A" w14:textId="79A25377" w:rsidR="00872E4F" w:rsidRPr="007E30D1" w:rsidRDefault="0005641F" w:rsidP="009653CF">
      <w:pPr>
        <w:rPr>
          <w:rFonts w:ascii="Calibri" w:hAnsi="Calibri" w:cs="Calibri"/>
          <w:i/>
          <w:iCs/>
          <w:lang w:val="en-GB"/>
        </w:rPr>
      </w:pPr>
      <w:r w:rsidRPr="007E30D1">
        <w:rPr>
          <w:rFonts w:ascii="Calibri" w:hAnsi="Calibri" w:cs="Calibri"/>
          <w:b/>
          <w:bCs/>
          <w:lang w:val="en-GB"/>
        </w:rPr>
        <w:t>9) Name</w:t>
      </w:r>
      <w:r w:rsidRPr="007E30D1">
        <w:rPr>
          <w:rFonts w:ascii="Calibri" w:hAnsi="Calibri" w:cs="Calibri"/>
          <w:lang w:val="en-GB"/>
        </w:rPr>
        <w:t> Give a title for this AsPredicted pre-registration</w:t>
      </w:r>
    </w:p>
    <w:p w14:paraId="54C3A618" w14:textId="6AF1DE93" w:rsidR="0067056D" w:rsidRPr="007E30D1" w:rsidRDefault="001C7ECF">
      <w:pPr>
        <w:rPr>
          <w:rFonts w:ascii="Calibri" w:hAnsi="Calibri" w:cs="Calibri"/>
          <w:i/>
          <w:iCs/>
          <w:lang w:val="en-US"/>
        </w:rPr>
      </w:pPr>
      <w:r w:rsidRPr="007E30D1">
        <w:rPr>
          <w:rFonts w:ascii="Calibri" w:hAnsi="Calibri" w:cs="Calibri"/>
          <w:lang w:val="en-US"/>
        </w:rPr>
        <w:t>Which one do I control? – Detecting your control over moving images</w:t>
      </w:r>
    </w:p>
    <w:p w14:paraId="15593689" w14:textId="77777777" w:rsidR="0005641F" w:rsidRPr="007E30D1" w:rsidRDefault="0005641F" w:rsidP="0005641F">
      <w:pPr>
        <w:rPr>
          <w:rFonts w:ascii="Calibri" w:hAnsi="Calibri" w:cs="Calibri"/>
          <w:lang w:val="en-GB"/>
        </w:rPr>
      </w:pPr>
      <w:r w:rsidRPr="007E30D1">
        <w:rPr>
          <w:rFonts w:ascii="Calibri" w:hAnsi="Calibri" w:cs="Calibri"/>
          <w:b/>
          <w:bCs/>
          <w:lang w:val="en-GB"/>
        </w:rPr>
        <w:t>10) Type of study.</w:t>
      </w:r>
    </w:p>
    <w:p w14:paraId="1A8DE1A4" w14:textId="40848E51" w:rsidR="0005641F" w:rsidRPr="007E30D1" w:rsidRDefault="0005641F" w:rsidP="0005641F">
      <w:pPr>
        <w:pStyle w:val="ListParagraph"/>
        <w:numPr>
          <w:ilvl w:val="0"/>
          <w:numId w:val="2"/>
        </w:numPr>
        <w:rPr>
          <w:rFonts w:ascii="Calibri" w:hAnsi="Calibri" w:cs="Calibri"/>
          <w:lang w:val="en-GB"/>
        </w:rPr>
      </w:pPr>
      <w:r w:rsidRPr="007E30D1">
        <w:rPr>
          <w:rFonts w:ascii="Calibri" w:hAnsi="Calibri" w:cs="Calibri"/>
          <w:lang w:val="en-GB"/>
        </w:rPr>
        <w:t>Class project or assignment</w:t>
      </w:r>
    </w:p>
    <w:p w14:paraId="50160913" w14:textId="0E1E7CD5" w:rsidR="0005641F" w:rsidRPr="007E30D1" w:rsidRDefault="0005641F" w:rsidP="0005641F">
      <w:pPr>
        <w:pStyle w:val="ListParagraph"/>
        <w:numPr>
          <w:ilvl w:val="0"/>
          <w:numId w:val="2"/>
        </w:numPr>
        <w:rPr>
          <w:rFonts w:ascii="Calibri" w:hAnsi="Calibri" w:cs="Calibri"/>
          <w:highlight w:val="yellow"/>
          <w:lang w:val="en-GB"/>
        </w:rPr>
      </w:pPr>
      <w:r w:rsidRPr="007E30D1">
        <w:rPr>
          <w:rFonts w:ascii="Calibri" w:hAnsi="Calibri" w:cs="Calibri"/>
          <w:highlight w:val="yellow"/>
          <w:lang w:val="en-GB"/>
        </w:rPr>
        <w:lastRenderedPageBreak/>
        <w:t>Experiment</w:t>
      </w:r>
    </w:p>
    <w:p w14:paraId="7866F617" w14:textId="04D22006" w:rsidR="0005641F" w:rsidRPr="007E30D1" w:rsidRDefault="0005641F" w:rsidP="0005641F">
      <w:pPr>
        <w:pStyle w:val="ListParagraph"/>
        <w:numPr>
          <w:ilvl w:val="0"/>
          <w:numId w:val="2"/>
        </w:numPr>
        <w:rPr>
          <w:rFonts w:ascii="Calibri" w:hAnsi="Calibri" w:cs="Calibri"/>
          <w:lang w:val="en-GB"/>
        </w:rPr>
      </w:pPr>
      <w:r w:rsidRPr="007E30D1">
        <w:rPr>
          <w:rFonts w:ascii="Calibri" w:hAnsi="Calibri" w:cs="Calibri"/>
          <w:lang w:val="en-GB"/>
        </w:rPr>
        <w:t>Survey</w:t>
      </w:r>
    </w:p>
    <w:p w14:paraId="20FBC88B" w14:textId="10E1A941" w:rsidR="0005641F" w:rsidRPr="007E30D1" w:rsidRDefault="0005641F" w:rsidP="0005641F">
      <w:pPr>
        <w:pStyle w:val="ListParagraph"/>
        <w:numPr>
          <w:ilvl w:val="0"/>
          <w:numId w:val="2"/>
        </w:numPr>
        <w:rPr>
          <w:rFonts w:ascii="Calibri" w:hAnsi="Calibri" w:cs="Calibri"/>
          <w:lang w:val="en-GB"/>
        </w:rPr>
      </w:pPr>
      <w:r w:rsidRPr="007E30D1">
        <w:rPr>
          <w:rFonts w:ascii="Calibri" w:hAnsi="Calibri" w:cs="Calibri"/>
          <w:lang w:val="en-GB"/>
        </w:rPr>
        <w:t>Observational/archival study</w:t>
      </w:r>
    </w:p>
    <w:p w14:paraId="42C5AFD0" w14:textId="77777777" w:rsidR="0005641F" w:rsidRPr="007E30D1" w:rsidRDefault="0005641F" w:rsidP="0005641F">
      <w:pPr>
        <w:pStyle w:val="ListParagraph"/>
        <w:numPr>
          <w:ilvl w:val="0"/>
          <w:numId w:val="2"/>
        </w:numPr>
        <w:rPr>
          <w:rFonts w:ascii="Calibri" w:hAnsi="Calibri" w:cs="Calibri"/>
          <w:lang w:val="en-GB"/>
        </w:rPr>
      </w:pPr>
      <w:r w:rsidRPr="007E30D1">
        <w:rPr>
          <w:rFonts w:ascii="Calibri" w:hAnsi="Calibri" w:cs="Calibri"/>
          <w:lang w:val="en-GB"/>
        </w:rPr>
        <w:t>Other: ___________________________</w:t>
      </w:r>
    </w:p>
    <w:p w14:paraId="78CE0FD1" w14:textId="5B36075F" w:rsidR="0005641F" w:rsidRPr="007E30D1" w:rsidRDefault="0005641F" w:rsidP="0005641F">
      <w:pPr>
        <w:rPr>
          <w:rFonts w:ascii="Calibri" w:hAnsi="Calibri" w:cs="Calibri"/>
          <w:lang w:val="en-GB"/>
        </w:rPr>
      </w:pPr>
      <w:r w:rsidRPr="007E30D1">
        <w:rPr>
          <w:rFonts w:ascii="Calibri" w:eastAsia="Times New Roman" w:hAnsi="Calibri" w:cs="Calibri"/>
          <w:b/>
          <w:bCs/>
          <w:kern w:val="0"/>
          <w:lang w:eastAsia="de-DE"/>
          <w14:ligatures w14:val="none"/>
        </w:rPr>
        <w:t>11) Data source</w:t>
      </w:r>
    </w:p>
    <w:p w14:paraId="1441CBA6" w14:textId="77777777" w:rsidR="0005641F" w:rsidRPr="007E30D1" w:rsidRDefault="0005641F" w:rsidP="0005641F">
      <w:pPr>
        <w:pStyle w:val="ListParagraph"/>
        <w:numPr>
          <w:ilvl w:val="0"/>
          <w:numId w:val="2"/>
        </w:numPr>
        <w:shd w:val="clear" w:color="auto" w:fill="FFFFFF"/>
        <w:spacing w:after="0" w:line="240" w:lineRule="auto"/>
        <w:rPr>
          <w:rFonts w:ascii="Calibri" w:eastAsia="Times New Roman" w:hAnsi="Calibri" w:cs="Calibri"/>
          <w:kern w:val="0"/>
          <w:lang w:eastAsia="de-DE"/>
          <w14:ligatures w14:val="none"/>
        </w:rPr>
      </w:pPr>
      <w:r w:rsidRPr="007E30D1">
        <w:rPr>
          <w:rFonts w:ascii="Calibri" w:eastAsia="Times New Roman" w:hAnsi="Calibri" w:cs="Calibri"/>
          <w:kern w:val="0"/>
          <w:lang w:eastAsia="de-DE"/>
          <w14:ligatures w14:val="none"/>
        </w:rPr>
        <w:t> Prolific</w:t>
      </w:r>
    </w:p>
    <w:p w14:paraId="3B2E698F" w14:textId="77777777" w:rsidR="0005641F" w:rsidRPr="007E30D1" w:rsidRDefault="0005641F" w:rsidP="0005641F">
      <w:pPr>
        <w:pStyle w:val="ListParagraph"/>
        <w:numPr>
          <w:ilvl w:val="0"/>
          <w:numId w:val="2"/>
        </w:numPr>
        <w:shd w:val="clear" w:color="auto" w:fill="FFFFFF"/>
        <w:spacing w:after="0" w:line="240" w:lineRule="auto"/>
        <w:rPr>
          <w:rFonts w:ascii="Calibri" w:eastAsia="Times New Roman" w:hAnsi="Calibri" w:cs="Calibri"/>
          <w:kern w:val="0"/>
          <w:lang w:eastAsia="de-DE"/>
          <w14:ligatures w14:val="none"/>
        </w:rPr>
      </w:pPr>
      <w:r w:rsidRPr="007E30D1">
        <w:rPr>
          <w:rFonts w:ascii="Calibri" w:eastAsia="Times New Roman" w:hAnsi="Calibri" w:cs="Calibri"/>
          <w:kern w:val="0"/>
          <w:lang w:eastAsia="de-DE"/>
          <w14:ligatures w14:val="none"/>
        </w:rPr>
        <w:t> MTurk</w:t>
      </w:r>
    </w:p>
    <w:p w14:paraId="7E946D02" w14:textId="77777777" w:rsidR="0005641F" w:rsidRPr="007E30D1" w:rsidRDefault="0005641F" w:rsidP="0005641F">
      <w:pPr>
        <w:pStyle w:val="ListParagraph"/>
        <w:numPr>
          <w:ilvl w:val="0"/>
          <w:numId w:val="2"/>
        </w:numPr>
        <w:shd w:val="clear" w:color="auto" w:fill="FFFFFF"/>
        <w:spacing w:after="0" w:line="240" w:lineRule="auto"/>
        <w:rPr>
          <w:rFonts w:ascii="Calibri" w:eastAsia="Times New Roman" w:hAnsi="Calibri" w:cs="Calibri"/>
          <w:kern w:val="0"/>
          <w:lang w:eastAsia="de-DE"/>
          <w14:ligatures w14:val="none"/>
        </w:rPr>
      </w:pPr>
      <w:r w:rsidRPr="007E30D1">
        <w:rPr>
          <w:rFonts w:ascii="Calibri" w:eastAsia="Times New Roman" w:hAnsi="Calibri" w:cs="Calibri"/>
          <w:kern w:val="0"/>
          <w:lang w:eastAsia="de-DE"/>
          <w14:ligatures w14:val="none"/>
        </w:rPr>
        <w:t> Cloud Research</w:t>
      </w:r>
    </w:p>
    <w:p w14:paraId="1F26F2AB" w14:textId="77777777" w:rsidR="0005641F" w:rsidRPr="007E30D1" w:rsidRDefault="0005641F" w:rsidP="0005641F">
      <w:pPr>
        <w:pStyle w:val="ListParagraph"/>
        <w:numPr>
          <w:ilvl w:val="0"/>
          <w:numId w:val="2"/>
        </w:numPr>
        <w:shd w:val="clear" w:color="auto" w:fill="FFFFFF"/>
        <w:spacing w:after="0" w:line="240" w:lineRule="auto"/>
        <w:rPr>
          <w:rFonts w:ascii="Calibri" w:eastAsia="Times New Roman" w:hAnsi="Calibri" w:cs="Calibri"/>
          <w:kern w:val="0"/>
          <w:highlight w:val="yellow"/>
          <w:lang w:eastAsia="de-DE"/>
          <w14:ligatures w14:val="none"/>
        </w:rPr>
      </w:pPr>
      <w:r w:rsidRPr="007E30D1">
        <w:rPr>
          <w:rFonts w:ascii="Calibri" w:eastAsia="Times New Roman" w:hAnsi="Calibri" w:cs="Calibri"/>
          <w:kern w:val="0"/>
          <w:lang w:eastAsia="de-DE"/>
          <w14:ligatures w14:val="none"/>
        </w:rPr>
        <w:t> </w:t>
      </w:r>
      <w:r w:rsidRPr="007E30D1">
        <w:rPr>
          <w:rFonts w:ascii="Calibri" w:eastAsia="Times New Roman" w:hAnsi="Calibri" w:cs="Calibri"/>
          <w:kern w:val="0"/>
          <w:highlight w:val="yellow"/>
          <w:lang w:eastAsia="de-DE"/>
          <w14:ligatures w14:val="none"/>
        </w:rPr>
        <w:t>University lab</w:t>
      </w:r>
    </w:p>
    <w:p w14:paraId="34385739" w14:textId="77777777" w:rsidR="0005641F" w:rsidRPr="007E30D1" w:rsidRDefault="0005641F" w:rsidP="0005641F">
      <w:pPr>
        <w:pStyle w:val="ListParagraph"/>
        <w:numPr>
          <w:ilvl w:val="0"/>
          <w:numId w:val="2"/>
        </w:numPr>
        <w:shd w:val="clear" w:color="auto" w:fill="FFFFFF"/>
        <w:spacing w:after="0" w:line="240" w:lineRule="auto"/>
        <w:rPr>
          <w:rFonts w:ascii="Calibri" w:eastAsia="Times New Roman" w:hAnsi="Calibri" w:cs="Calibri"/>
          <w:kern w:val="0"/>
          <w:lang w:eastAsia="de-DE"/>
          <w14:ligatures w14:val="none"/>
        </w:rPr>
      </w:pPr>
      <w:r w:rsidRPr="007E30D1">
        <w:rPr>
          <w:rFonts w:ascii="Calibri" w:eastAsia="Times New Roman" w:hAnsi="Calibri" w:cs="Calibri"/>
          <w:kern w:val="0"/>
          <w:lang w:eastAsia="de-DE"/>
          <w14:ligatures w14:val="none"/>
        </w:rPr>
        <w:t> Field experiment / RCT</w:t>
      </w:r>
    </w:p>
    <w:p w14:paraId="7076FC06" w14:textId="5BB0BE2E" w:rsidR="0005641F" w:rsidRPr="007E30D1" w:rsidRDefault="0005641F" w:rsidP="0005641F">
      <w:pPr>
        <w:pStyle w:val="ListParagraph"/>
        <w:numPr>
          <w:ilvl w:val="0"/>
          <w:numId w:val="2"/>
        </w:numPr>
        <w:shd w:val="clear" w:color="auto" w:fill="FFFFFF"/>
        <w:spacing w:after="0" w:line="240" w:lineRule="auto"/>
        <w:rPr>
          <w:rFonts w:ascii="Calibri" w:eastAsia="Times New Roman" w:hAnsi="Calibri" w:cs="Calibri"/>
          <w:kern w:val="0"/>
          <w:lang w:eastAsia="de-DE"/>
          <w14:ligatures w14:val="none"/>
        </w:rPr>
      </w:pPr>
      <w:r w:rsidRPr="007E30D1">
        <w:rPr>
          <w:rFonts w:ascii="Calibri" w:eastAsia="Times New Roman" w:hAnsi="Calibri" w:cs="Calibri"/>
          <w:kern w:val="0"/>
          <w:lang w:eastAsia="de-DE"/>
          <w14:ligatures w14:val="none"/>
        </w:rPr>
        <w:t> Other: </w:t>
      </w:r>
      <w:r w:rsidRPr="007E30D1">
        <w:rPr>
          <w:rFonts w:ascii="Calibri" w:hAnsi="Calibri" w:cs="Calibri"/>
          <w:lang w:val="en-GB"/>
        </w:rPr>
        <w:t>___________________________</w:t>
      </w:r>
    </w:p>
    <w:p w14:paraId="46A58FF5" w14:textId="77777777" w:rsidR="0005641F" w:rsidRPr="007E30D1" w:rsidRDefault="0005641F" w:rsidP="0005641F">
      <w:pPr>
        <w:rPr>
          <w:rFonts w:ascii="Calibri" w:hAnsi="Calibri" w:cs="Calibri"/>
          <w:lang w:val="en-GB"/>
        </w:rPr>
      </w:pPr>
    </w:p>
    <w:p w14:paraId="50925C47" w14:textId="77777777" w:rsidR="0005641F" w:rsidRPr="007E30D1" w:rsidRDefault="0005641F">
      <w:pPr>
        <w:rPr>
          <w:rFonts w:ascii="Calibri" w:hAnsi="Calibri" w:cs="Calibri"/>
          <w:lang w:val="en-GB"/>
        </w:rPr>
      </w:pPr>
    </w:p>
    <w:sectPr w:rsidR="0005641F" w:rsidRPr="007E30D1">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Gezen, Elif" w:date="2026-05-18T11:28:00Z" w:initials="EG">
    <w:p w14:paraId="3468C5FB" w14:textId="77777777" w:rsidR="0057402B" w:rsidRDefault="0057402B" w:rsidP="0057402B">
      <w:pPr>
        <w:pStyle w:val="CommentText"/>
      </w:pPr>
      <w:r>
        <w:rPr>
          <w:rStyle w:val="CommentReference"/>
        </w:rPr>
        <w:annotationRef/>
      </w:r>
      <w:r>
        <w:t>Modellere d’ koymuyoruz, direkt raw response datayi koyuyuoruz, o yüzden onu da eklemek gerek. Sadece d’ degil yani</w:t>
      </w:r>
    </w:p>
  </w:comment>
  <w:comment w:id="35" w:author="Gezen, Elif" w:date="2026-05-18T11:58:00Z" w:initials="EG">
    <w:p w14:paraId="6661F500" w14:textId="77777777" w:rsidR="002A0BDE" w:rsidRDefault="002A0BDE" w:rsidP="002A0BDE">
      <w:pPr>
        <w:pStyle w:val="CommentText"/>
      </w:pPr>
      <w:r>
        <w:rPr>
          <w:rStyle w:val="CommentReference"/>
        </w:rPr>
        <w:annotationRef/>
      </w:r>
      <w:r>
        <w:t>Kullandigimiz terimlerde consistent olmamiz lazim. Bu task’e bazi yerlerde control detection task bazi yerlerde baska bir isim diyemeyiz. Kafa karistirici olur. Ayrica bir tracking task degil bu, track ettigimiz bir sey yok, sadece random cursor mivement var o yüzden de continuous tracking task demek de cok uygun olmaz</w:t>
      </w:r>
    </w:p>
  </w:comment>
  <w:comment w:id="42" w:author="Gezen, Elif" w:date="2026-05-18T12:01:00Z" w:initials="EG">
    <w:p w14:paraId="4D2F5579" w14:textId="77777777" w:rsidR="002A0BDE" w:rsidRDefault="002A0BDE" w:rsidP="002A0BDE">
      <w:pPr>
        <w:pStyle w:val="CommentText"/>
      </w:pPr>
      <w:r>
        <w:rPr>
          <w:rStyle w:val="CommentReference"/>
        </w:rPr>
        <w:annotationRef/>
      </w:r>
      <w:r>
        <w:t>Deneydeki exact soru: “How much control did you feel over the shape’s movement?”. Deneyin icinde katilimcilara sordugumuz seyleri birebir buraya gecirmemiz gerekiyor, emin olmadiginda github daki deney kodundan okuyabilirsin her seyi</w:t>
      </w:r>
    </w:p>
  </w:comment>
  <w:comment w:id="51" w:author="Gezen, Elif" w:date="2026-05-18T12:02:00Z" w:initials="EG">
    <w:p w14:paraId="022C6704" w14:textId="77777777" w:rsidR="002A0BDE" w:rsidRDefault="002A0BDE" w:rsidP="002A0BDE">
      <w:pPr>
        <w:pStyle w:val="CommentText"/>
      </w:pPr>
      <w:r>
        <w:rPr>
          <w:rStyle w:val="CommentReference"/>
        </w:rPr>
        <w:annotationRef/>
      </w:r>
      <w:r>
        <w:t>Yine yukarida dedigimiz gibi, aslinda varying levels of sensorimotor control yok bizim deneyimizde, sadece 2 discrete level var</w:t>
      </w:r>
    </w:p>
  </w:comment>
  <w:comment w:id="52" w:author="Gezen, Elif" w:date="2026-05-18T12:04:00Z" w:initials="EG">
    <w:p w14:paraId="5F833715" w14:textId="77777777" w:rsidR="002A0BDE" w:rsidRDefault="002A0BDE" w:rsidP="002A0BDE">
      <w:pPr>
        <w:pStyle w:val="CommentText"/>
      </w:pPr>
      <w:r>
        <w:rPr>
          <w:rStyle w:val="CommentReference"/>
        </w:rPr>
        <w:annotationRef/>
      </w:r>
      <w:r>
        <w:t>Birden fazla, continuous conditionlarimiz olsaydi bile, hangi condiftionlar oldugunu adli adinca acik acik yazmamiz gerekirdi</w:t>
      </w:r>
    </w:p>
  </w:comment>
  <w:comment w:id="54" w:author="Püren Gürkan" w:date="2026-05-15T18:44:00Z" w:initials="PG">
    <w:p w14:paraId="52850D4C" w14:textId="77777777" w:rsidR="005D629B" w:rsidRDefault="005D629B" w:rsidP="005D629B">
      <w:r>
        <w:rPr>
          <w:rStyle w:val="CommentReference"/>
        </w:rPr>
        <w:annotationRef/>
      </w:r>
      <w:r>
        <w:rPr>
          <w:sz w:val="20"/>
          <w:szCs w:val="20"/>
        </w:rPr>
        <w:t>I tried to refine the explanation here</w:t>
      </w:r>
    </w:p>
  </w:comment>
  <w:comment w:id="55" w:author="Gezen, Elif" w:date="2026-05-18T12:18:00Z" w:initials="EG">
    <w:p w14:paraId="444DED29" w14:textId="77777777" w:rsidR="005143D1" w:rsidRDefault="005143D1" w:rsidP="005143D1">
      <w:pPr>
        <w:pStyle w:val="CommentText"/>
      </w:pPr>
      <w:r>
        <w:rPr>
          <w:rStyle w:val="CommentReference"/>
        </w:rPr>
        <w:annotationRef/>
      </w:r>
      <w:r>
        <w:t>Nice, I refined even more ☺️</w:t>
      </w:r>
    </w:p>
  </w:comment>
  <w:comment w:id="97" w:author="Gezen, Elif" w:date="2026-05-18T12:54:00Z" w:initials="EG">
    <w:p w14:paraId="5F63CFC4" w14:textId="77777777" w:rsidR="00831D87" w:rsidRDefault="00831D87" w:rsidP="00831D87">
      <w:pPr>
        <w:pStyle w:val="CommentText"/>
      </w:pPr>
      <w:r>
        <w:rPr>
          <w:rStyle w:val="CommentReference"/>
        </w:rPr>
        <w:annotationRef/>
      </w:r>
      <w:r>
        <w:t>Bunu bir kere parantez icinde tanitmistik yukarida o yuzden suan tekrar yapmaya gerek yok</w:t>
      </w:r>
    </w:p>
  </w:comment>
  <w:comment w:id="107" w:author="Püren Gürkan" w:date="2026-05-15T00:21:00Z" w:initials="PG">
    <w:p w14:paraId="40762A9F" w14:textId="77777777" w:rsidR="00986202" w:rsidRDefault="00986202" w:rsidP="00986202">
      <w:r>
        <w:rPr>
          <w:rStyle w:val="CommentReference"/>
        </w:rPr>
        <w:annotationRef/>
      </w:r>
      <w:r>
        <w:rPr>
          <w:sz w:val="20"/>
          <w:szCs w:val="20"/>
        </w:rPr>
        <w:t>would it be correct to name it this way?</w:t>
      </w:r>
    </w:p>
  </w:comment>
  <w:comment w:id="109" w:author="Gezen, Elif" w:date="2026-05-18T12:57:00Z" w:initials="EG">
    <w:p w14:paraId="4552C48A" w14:textId="77777777" w:rsidR="00831D87" w:rsidRDefault="00831D87" w:rsidP="00831D87">
      <w:pPr>
        <w:pStyle w:val="CommentText"/>
      </w:pPr>
      <w:r>
        <w:rPr>
          <w:rStyle w:val="CommentReference"/>
        </w:rPr>
        <w:annotationRef/>
      </w:r>
      <w:r>
        <w:t>Consistent terminology</w:t>
      </w:r>
    </w:p>
  </w:comment>
  <w:comment w:id="125" w:author="Gezen, Elif" w:date="2026-05-18T13:01:00Z" w:initials="EG">
    <w:p w14:paraId="0EE9930B" w14:textId="77777777" w:rsidR="00831D87" w:rsidRDefault="00831D87" w:rsidP="00831D87">
      <w:pPr>
        <w:pStyle w:val="CommentText"/>
      </w:pPr>
      <w:r>
        <w:rPr>
          <w:rStyle w:val="CommentReference"/>
        </w:rPr>
        <w:annotationRef/>
      </w:r>
      <w:r>
        <w:t xml:space="preserve">Github’daki Cdmem_analyses_overview dosyasindaki Analysis 4’te bu random effect yok. </w:t>
      </w:r>
    </w:p>
  </w:comment>
  <w:comment w:id="127" w:author="Püren Gürkan" w:date="2026-05-15T18:42:00Z" w:initials="PG">
    <w:p w14:paraId="4280AA4A" w14:textId="77777777" w:rsidR="007E30D1" w:rsidRDefault="007E30D1" w:rsidP="007E30D1">
      <w:r>
        <w:rPr>
          <w:rStyle w:val="CommentReference"/>
        </w:rPr>
        <w:annotationRef/>
      </w:r>
      <w:r>
        <w:rPr>
          <w:sz w:val="20"/>
          <w:szCs w:val="20"/>
        </w:rPr>
        <w:t>I didn't edit here yet</w:t>
      </w:r>
    </w:p>
  </w:comment>
  <w:comment w:id="143" w:author="Gezen, Elif" w:date="2026-05-18T13:03:00Z" w:initials="EG">
    <w:p w14:paraId="06D59B99" w14:textId="77777777" w:rsidR="00831D87" w:rsidRDefault="00831D87" w:rsidP="00831D87">
      <w:pPr>
        <w:pStyle w:val="CommentText"/>
      </w:pPr>
      <w:r>
        <w:rPr>
          <w:rStyle w:val="CommentReference"/>
        </w:rPr>
        <w:annotationRef/>
      </w:r>
      <w:r>
        <w:t>Tracking accuracyden ne kastettin anlamadim</w:t>
      </w:r>
    </w:p>
  </w:comment>
  <w:comment w:id="146" w:author="Gezen, Elif" w:date="2026-05-18T13:04:00Z" w:initials="EG">
    <w:p w14:paraId="11613C30" w14:textId="77777777" w:rsidR="003A67DF" w:rsidRDefault="003A67DF" w:rsidP="003A67DF">
      <w:pPr>
        <w:pStyle w:val="CommentText"/>
      </w:pPr>
      <w:r>
        <w:rPr>
          <w:rStyle w:val="CommentReference"/>
        </w:rPr>
        <w:annotationRef/>
      </w:r>
      <w:r>
        <w:t>Bunu daha hic konusmadik, ileride konusacagiz, biz genelde 25 ya da 20% kullaniyoruz labda 30 degil.</w:t>
      </w:r>
    </w:p>
  </w:comment>
  <w:comment w:id="153" w:author="Püren Gürkan" w:date="2026-05-13T15:37:00Z" w:initials="PG">
    <w:p w14:paraId="3D348617" w14:textId="77777777" w:rsidR="006452B9" w:rsidRDefault="006452B9" w:rsidP="006452B9">
      <w:r>
        <w:rPr>
          <w:rStyle w:val="CommentReference"/>
        </w:rPr>
        <w:annotationRef/>
      </w:r>
      <w:r>
        <w:rPr>
          <w:sz w:val="20"/>
          <w:szCs w:val="20"/>
        </w:rPr>
        <w:t>3SD not 20 seconds</w:t>
      </w:r>
    </w:p>
  </w:comment>
  <w:comment w:id="154" w:author="Gezen, Elif" w:date="2026-05-18T13:05:00Z" w:initials="EG">
    <w:p w14:paraId="37F85BA6" w14:textId="77777777" w:rsidR="003A67DF" w:rsidRDefault="003A67DF" w:rsidP="003A67DF">
      <w:pPr>
        <w:pStyle w:val="CommentText"/>
      </w:pPr>
      <w:r>
        <w:rPr>
          <w:rStyle w:val="CommentReference"/>
        </w:rPr>
        <w:annotationRef/>
      </w:r>
      <w:r>
        <w:t>Evet bunu konusmustuk bu degisikligi neden yapmadin?</w:t>
      </w:r>
    </w:p>
  </w:comment>
  <w:comment w:id="159" w:author="Püren Gürkan" w:date="2026-05-15T18:42:00Z" w:initials="PG">
    <w:p w14:paraId="2DAB83D6" w14:textId="77777777" w:rsidR="007E30D1" w:rsidRDefault="007E30D1" w:rsidP="007E30D1">
      <w:r>
        <w:rPr>
          <w:rStyle w:val="CommentReference"/>
        </w:rPr>
        <w:annotationRef/>
      </w:r>
      <w:r>
        <w:rPr>
          <w:sz w:val="20"/>
          <w:szCs w:val="20"/>
        </w:rPr>
        <w:t>Currently, our GLMM tests if the categorical condition (High vs. Low Control) predicts memory. By extracting a single kinematic metric per trial, we can add it as a continuous covariate in our GLMM. This would allow us to test a much more mechanistic question: Does a tighter, physical sensorimotor loop during the 4 seconds of tracking directly predict whether the participant will encode that specific image into memory?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68C5FB" w15:done="0"/>
  <w15:commentEx w15:paraId="6661F500" w15:done="0"/>
  <w15:commentEx w15:paraId="4D2F5579" w15:done="0"/>
  <w15:commentEx w15:paraId="022C6704" w15:done="0"/>
  <w15:commentEx w15:paraId="5F833715" w15:paraIdParent="022C6704" w15:done="0"/>
  <w15:commentEx w15:paraId="52850D4C" w15:done="0"/>
  <w15:commentEx w15:paraId="444DED29" w15:paraIdParent="52850D4C" w15:done="0"/>
  <w15:commentEx w15:paraId="5F63CFC4" w15:done="0"/>
  <w15:commentEx w15:paraId="40762A9F" w15:done="0"/>
  <w15:commentEx w15:paraId="4552C48A" w15:done="0"/>
  <w15:commentEx w15:paraId="0EE9930B" w15:done="0"/>
  <w15:commentEx w15:paraId="4280AA4A" w15:done="0"/>
  <w15:commentEx w15:paraId="06D59B99" w15:done="0"/>
  <w15:commentEx w15:paraId="11613C30" w15:done="0"/>
  <w15:commentEx w15:paraId="3D348617" w15:done="0"/>
  <w15:commentEx w15:paraId="37F85BA6" w15:paraIdParent="3D348617" w15:done="0"/>
  <w15:commentEx w15:paraId="2DAB83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85659F" w16cex:dateUtc="2026-05-18T09:28:00Z"/>
  <w16cex:commentExtensible w16cex:durableId="4DCD3371" w16cex:dateUtc="2026-05-18T09:58:00Z"/>
  <w16cex:commentExtensible w16cex:durableId="1E5E9ACD" w16cex:dateUtc="2026-05-18T10:01:00Z"/>
  <w16cex:commentExtensible w16cex:durableId="5715EB82" w16cex:dateUtc="2026-05-18T10:02:00Z"/>
  <w16cex:commentExtensible w16cex:durableId="02FC6491" w16cex:dateUtc="2026-05-18T10:04:00Z"/>
  <w16cex:commentExtensible w16cex:durableId="2B5F4BA6" w16cex:dateUtc="2026-05-15T16:44:00Z"/>
  <w16cex:commentExtensible w16cex:durableId="6208EFD4" w16cex:dateUtc="2026-05-18T10:18:00Z"/>
  <w16cex:commentExtensible w16cex:durableId="51EE2D4B" w16cex:dateUtc="2026-05-18T10:54:00Z"/>
  <w16cex:commentExtensible w16cex:durableId="56BA2717" w16cex:dateUtc="2026-05-14T22:21:00Z"/>
  <w16cex:commentExtensible w16cex:durableId="1D32F061" w16cex:dateUtc="2026-05-18T10:57:00Z"/>
  <w16cex:commentExtensible w16cex:durableId="396D0828" w16cex:dateUtc="2026-05-18T11:01:00Z"/>
  <w16cex:commentExtensible w16cex:durableId="5B9E4E69" w16cex:dateUtc="2026-05-15T16:42:00Z">
    <w16cex:extLst>
      <w16:ext w16:uri="{CE6994B0-6A32-4C9F-8C6B-6E91EDA988CE}">
        <cr:reactions xmlns:cr="http://schemas.microsoft.com/office/comments/2020/reactions">
          <cr:reaction reactionType="1">
            <cr:reactionInfo dateUtc="2026-05-18T11:01:20Z">
              <cr:user userId="S::Elif.Gezen@campus.lmu.de::de6680d8-a7d0-434a-b4c1-e5f5e9bc7438" userProvider="AD" userName="Gezen, Elif"/>
            </cr:reactionInfo>
          </cr:reaction>
        </cr:reactions>
      </w16:ext>
    </w16cex:extLst>
  </w16cex:commentExtensible>
  <w16cex:commentExtensible w16cex:durableId="679D686F" w16cex:dateUtc="2026-05-18T11:03:00Z"/>
  <w16cex:commentExtensible w16cex:durableId="6CC4DC4D" w16cex:dateUtc="2026-05-18T11:04:00Z"/>
  <w16cex:commentExtensible w16cex:durableId="042FA20D" w16cex:dateUtc="2026-05-13T13:37:00Z"/>
  <w16cex:commentExtensible w16cex:durableId="408889FF" w16cex:dateUtc="2026-05-18T11:05:00Z"/>
  <w16cex:commentExtensible w16cex:durableId="0503F4B7" w16cex:dateUtc="2026-05-15T1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68C5FB" w16cid:durableId="6685659F"/>
  <w16cid:commentId w16cid:paraId="6661F500" w16cid:durableId="4DCD3371"/>
  <w16cid:commentId w16cid:paraId="4D2F5579" w16cid:durableId="1E5E9ACD"/>
  <w16cid:commentId w16cid:paraId="022C6704" w16cid:durableId="5715EB82"/>
  <w16cid:commentId w16cid:paraId="5F833715" w16cid:durableId="02FC6491"/>
  <w16cid:commentId w16cid:paraId="52850D4C" w16cid:durableId="2B5F4BA6"/>
  <w16cid:commentId w16cid:paraId="444DED29" w16cid:durableId="6208EFD4"/>
  <w16cid:commentId w16cid:paraId="5F63CFC4" w16cid:durableId="51EE2D4B"/>
  <w16cid:commentId w16cid:paraId="40762A9F" w16cid:durableId="56BA2717"/>
  <w16cid:commentId w16cid:paraId="4552C48A" w16cid:durableId="1D32F061"/>
  <w16cid:commentId w16cid:paraId="0EE9930B" w16cid:durableId="396D0828"/>
  <w16cid:commentId w16cid:paraId="4280AA4A" w16cid:durableId="5B9E4E69"/>
  <w16cid:commentId w16cid:paraId="06D59B99" w16cid:durableId="679D686F"/>
  <w16cid:commentId w16cid:paraId="11613C30" w16cid:durableId="6CC4DC4D"/>
  <w16cid:commentId w16cid:paraId="3D348617" w16cid:durableId="042FA20D"/>
  <w16cid:commentId w16cid:paraId="37F85BA6" w16cid:durableId="408889FF"/>
  <w16cid:commentId w16cid:paraId="2DAB83D6" w16cid:durableId="0503F4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BA969" w14:textId="77777777" w:rsidR="00F8115E" w:rsidRDefault="00F8115E" w:rsidP="00872E4F">
      <w:pPr>
        <w:spacing w:after="0" w:line="240" w:lineRule="auto"/>
      </w:pPr>
      <w:r>
        <w:separator/>
      </w:r>
    </w:p>
  </w:endnote>
  <w:endnote w:type="continuationSeparator" w:id="0">
    <w:p w14:paraId="4F656306" w14:textId="77777777" w:rsidR="00F8115E" w:rsidRDefault="00F8115E" w:rsidP="00872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0BA88" w14:textId="77777777" w:rsidR="00872E4F" w:rsidRDefault="00872E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A6067" w14:textId="77777777" w:rsidR="00872E4F" w:rsidRDefault="00872E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91EAF" w14:textId="77777777" w:rsidR="00872E4F" w:rsidRDefault="00872E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EC115" w14:textId="77777777" w:rsidR="00F8115E" w:rsidRDefault="00F8115E" w:rsidP="00872E4F">
      <w:pPr>
        <w:spacing w:after="0" w:line="240" w:lineRule="auto"/>
      </w:pPr>
      <w:r>
        <w:separator/>
      </w:r>
    </w:p>
  </w:footnote>
  <w:footnote w:type="continuationSeparator" w:id="0">
    <w:p w14:paraId="1C1FA10B" w14:textId="77777777" w:rsidR="00F8115E" w:rsidRDefault="00F8115E" w:rsidP="00872E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617E9" w14:textId="77777777" w:rsidR="00872E4F" w:rsidRDefault="00872E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B2E05" w14:textId="77777777" w:rsidR="00872E4F" w:rsidRPr="0005641F" w:rsidRDefault="00872E4F" w:rsidP="00872E4F">
    <w:pPr>
      <w:rPr>
        <w:b/>
        <w:bCs/>
        <w:sz w:val="36"/>
        <w:szCs w:val="36"/>
        <w:lang w:val="en-GB"/>
      </w:rPr>
    </w:pPr>
    <w:r w:rsidRPr="0005641F">
      <w:rPr>
        <w:b/>
        <w:bCs/>
        <w:sz w:val="36"/>
        <w:szCs w:val="36"/>
        <w:lang w:val="en-GB"/>
      </w:rPr>
      <w:t>AsPredicted</w:t>
    </w:r>
    <w:r>
      <w:rPr>
        <w:b/>
        <w:bCs/>
        <w:sz w:val="36"/>
        <w:szCs w:val="36"/>
        <w:lang w:val="en-GB"/>
      </w:rPr>
      <w:t xml:space="preserve"> Preregistration Template 10/2025</w:t>
    </w:r>
  </w:p>
  <w:p w14:paraId="283925FD" w14:textId="77777777" w:rsidR="00872E4F" w:rsidRPr="00872E4F" w:rsidRDefault="00872E4F" w:rsidP="00872E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1406A" w14:textId="77777777" w:rsidR="00872E4F" w:rsidRDefault="00872E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687B"/>
    <w:multiLevelType w:val="multilevel"/>
    <w:tmpl w:val="2CDE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9556F"/>
    <w:multiLevelType w:val="multilevel"/>
    <w:tmpl w:val="8D06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84AA8"/>
    <w:multiLevelType w:val="hybridMultilevel"/>
    <w:tmpl w:val="50D0B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033468"/>
    <w:multiLevelType w:val="multilevel"/>
    <w:tmpl w:val="6A9C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F2909"/>
    <w:multiLevelType w:val="hybridMultilevel"/>
    <w:tmpl w:val="CF42B40E"/>
    <w:lvl w:ilvl="0" w:tplc="5B9E182C">
      <w:start w:val="8"/>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AC389F"/>
    <w:multiLevelType w:val="multilevel"/>
    <w:tmpl w:val="B928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B0760"/>
    <w:multiLevelType w:val="multilevel"/>
    <w:tmpl w:val="3420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B41E5"/>
    <w:multiLevelType w:val="hybridMultilevel"/>
    <w:tmpl w:val="839C566E"/>
    <w:lvl w:ilvl="0" w:tplc="448AB1DA">
      <w:numFmt w:val="bullet"/>
      <w:lvlText w:val="-"/>
      <w:lvlJc w:val="left"/>
      <w:pPr>
        <w:ind w:left="720" w:hanging="360"/>
      </w:pPr>
      <w:rPr>
        <w:rFonts w:ascii="Aptos" w:eastAsiaTheme="minorHAnsi" w:hAnsi="Aptos" w:cstheme="minorBidi" w:hint="default"/>
        <w:b/>
        <w:i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EE55D8"/>
    <w:multiLevelType w:val="multilevel"/>
    <w:tmpl w:val="255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F6CFA"/>
    <w:multiLevelType w:val="multilevel"/>
    <w:tmpl w:val="ED02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D91599"/>
    <w:multiLevelType w:val="multilevel"/>
    <w:tmpl w:val="95FA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04304D"/>
    <w:multiLevelType w:val="hybridMultilevel"/>
    <w:tmpl w:val="F32EB964"/>
    <w:lvl w:ilvl="0" w:tplc="D8C2061A">
      <w:start w:val="1"/>
      <w:numFmt w:val="bullet"/>
      <w:lvlText w:val="o"/>
      <w:lvlJc w:val="left"/>
      <w:pPr>
        <w:ind w:left="720" w:hanging="360"/>
      </w:pPr>
      <w:rPr>
        <w:rFonts w:ascii="Courier New" w:hAnsi="Courier New" w:cs="Courier New" w:hint="default"/>
        <w:b/>
        <w:bCs/>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DAD2638"/>
    <w:multiLevelType w:val="multilevel"/>
    <w:tmpl w:val="D2B2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76AA0"/>
    <w:multiLevelType w:val="multilevel"/>
    <w:tmpl w:val="7A7A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B7A20"/>
    <w:multiLevelType w:val="multilevel"/>
    <w:tmpl w:val="06B6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A7756"/>
    <w:multiLevelType w:val="hybridMultilevel"/>
    <w:tmpl w:val="851C2812"/>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6034028B"/>
    <w:multiLevelType w:val="multilevel"/>
    <w:tmpl w:val="5914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90031D"/>
    <w:multiLevelType w:val="multilevel"/>
    <w:tmpl w:val="38E6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E745F1"/>
    <w:multiLevelType w:val="multilevel"/>
    <w:tmpl w:val="F972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B335B4"/>
    <w:multiLevelType w:val="multilevel"/>
    <w:tmpl w:val="D45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F4F3B"/>
    <w:multiLevelType w:val="multilevel"/>
    <w:tmpl w:val="8DE0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FC2287"/>
    <w:multiLevelType w:val="multilevel"/>
    <w:tmpl w:val="A278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802E86"/>
    <w:multiLevelType w:val="multilevel"/>
    <w:tmpl w:val="1868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845F05"/>
    <w:multiLevelType w:val="hybridMultilevel"/>
    <w:tmpl w:val="603439AE"/>
    <w:lvl w:ilvl="0" w:tplc="20C6C1C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5818684">
    <w:abstractNumId w:val="15"/>
  </w:num>
  <w:num w:numId="2" w16cid:durableId="1979530315">
    <w:abstractNumId w:val="11"/>
  </w:num>
  <w:num w:numId="3" w16cid:durableId="2075160154">
    <w:abstractNumId w:val="17"/>
  </w:num>
  <w:num w:numId="4" w16cid:durableId="1630090861">
    <w:abstractNumId w:val="7"/>
  </w:num>
  <w:num w:numId="5" w16cid:durableId="1032804935">
    <w:abstractNumId w:val="23"/>
  </w:num>
  <w:num w:numId="6" w16cid:durableId="1413621779">
    <w:abstractNumId w:val="21"/>
  </w:num>
  <w:num w:numId="7" w16cid:durableId="863598444">
    <w:abstractNumId w:val="16"/>
  </w:num>
  <w:num w:numId="8" w16cid:durableId="1644196064">
    <w:abstractNumId w:val="19"/>
  </w:num>
  <w:num w:numId="9" w16cid:durableId="2114089180">
    <w:abstractNumId w:val="0"/>
  </w:num>
  <w:num w:numId="10" w16cid:durableId="388577004">
    <w:abstractNumId w:val="1"/>
  </w:num>
  <w:num w:numId="11" w16cid:durableId="83770440">
    <w:abstractNumId w:val="13"/>
  </w:num>
  <w:num w:numId="12" w16cid:durableId="1106730800">
    <w:abstractNumId w:val="14"/>
  </w:num>
  <w:num w:numId="13" w16cid:durableId="1414931782">
    <w:abstractNumId w:val="9"/>
  </w:num>
  <w:num w:numId="14" w16cid:durableId="1175613578">
    <w:abstractNumId w:val="2"/>
  </w:num>
  <w:num w:numId="15" w16cid:durableId="1411274762">
    <w:abstractNumId w:val="4"/>
  </w:num>
  <w:num w:numId="16" w16cid:durableId="681859950">
    <w:abstractNumId w:val="20"/>
  </w:num>
  <w:num w:numId="17" w16cid:durableId="1659652370">
    <w:abstractNumId w:val="10"/>
  </w:num>
  <w:num w:numId="18" w16cid:durableId="485054628">
    <w:abstractNumId w:val="18"/>
  </w:num>
  <w:num w:numId="19" w16cid:durableId="1882159873">
    <w:abstractNumId w:val="8"/>
  </w:num>
  <w:num w:numId="20" w16cid:durableId="386495089">
    <w:abstractNumId w:val="3"/>
  </w:num>
  <w:num w:numId="21" w16cid:durableId="267540463">
    <w:abstractNumId w:val="6"/>
  </w:num>
  <w:num w:numId="22" w16cid:durableId="1565869862">
    <w:abstractNumId w:val="22"/>
  </w:num>
  <w:num w:numId="23" w16cid:durableId="1596161676">
    <w:abstractNumId w:val="5"/>
  </w:num>
  <w:num w:numId="24" w16cid:durableId="54711124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zen, Elif">
    <w15:presenceInfo w15:providerId="AD" w15:userId="S::Elif.Gezen@campus.lmu.de::de6680d8-a7d0-434a-b4c1-e5f5e9bc7438"/>
  </w15:person>
  <w15:person w15:author="Püren Gürkan">
    <w15:presenceInfo w15:providerId="AD" w15:userId="S::zxooi61@s-cloud.uni-tuebingen.de::a677e4af-fb82-4330-ba47-541331b93e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41F"/>
    <w:rsid w:val="0005641F"/>
    <w:rsid w:val="00075463"/>
    <w:rsid w:val="000809DA"/>
    <w:rsid w:val="000A55A3"/>
    <w:rsid w:val="001C7ECF"/>
    <w:rsid w:val="00214B7F"/>
    <w:rsid w:val="0022529D"/>
    <w:rsid w:val="002917DF"/>
    <w:rsid w:val="002A0BDE"/>
    <w:rsid w:val="0031554F"/>
    <w:rsid w:val="00342669"/>
    <w:rsid w:val="003A03DF"/>
    <w:rsid w:val="003A67DF"/>
    <w:rsid w:val="00407BF4"/>
    <w:rsid w:val="0046643A"/>
    <w:rsid w:val="005143D1"/>
    <w:rsid w:val="00515D85"/>
    <w:rsid w:val="0057402B"/>
    <w:rsid w:val="00590E25"/>
    <w:rsid w:val="005D629B"/>
    <w:rsid w:val="005F2A45"/>
    <w:rsid w:val="00600D45"/>
    <w:rsid w:val="006452B9"/>
    <w:rsid w:val="0067056D"/>
    <w:rsid w:val="006E19C2"/>
    <w:rsid w:val="006E4DB6"/>
    <w:rsid w:val="0079163B"/>
    <w:rsid w:val="007A2C90"/>
    <w:rsid w:val="007E30D1"/>
    <w:rsid w:val="007E71FD"/>
    <w:rsid w:val="00810F68"/>
    <w:rsid w:val="00814839"/>
    <w:rsid w:val="00831D87"/>
    <w:rsid w:val="00871154"/>
    <w:rsid w:val="00872E4F"/>
    <w:rsid w:val="00876CF6"/>
    <w:rsid w:val="008D75AD"/>
    <w:rsid w:val="009653CF"/>
    <w:rsid w:val="00986202"/>
    <w:rsid w:val="009B1A24"/>
    <w:rsid w:val="00A21FF9"/>
    <w:rsid w:val="00A34D67"/>
    <w:rsid w:val="00B15481"/>
    <w:rsid w:val="00B21279"/>
    <w:rsid w:val="00B24738"/>
    <w:rsid w:val="00B875A3"/>
    <w:rsid w:val="00B96064"/>
    <w:rsid w:val="00BC6A00"/>
    <w:rsid w:val="00C31CC3"/>
    <w:rsid w:val="00CB3D1B"/>
    <w:rsid w:val="00D92D8C"/>
    <w:rsid w:val="00DC7B5C"/>
    <w:rsid w:val="00DE4C66"/>
    <w:rsid w:val="00E40BBA"/>
    <w:rsid w:val="00E70B2B"/>
    <w:rsid w:val="00F26ADA"/>
    <w:rsid w:val="00F8115E"/>
    <w:rsid w:val="00FA353B"/>
    <w:rsid w:val="00FF50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3947"/>
  <w15:chartTrackingRefBased/>
  <w15:docId w15:val="{BB7AE8E4-1601-4EAC-B326-778D6E439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D1B"/>
  </w:style>
  <w:style w:type="paragraph" w:styleId="Heading1">
    <w:name w:val="heading 1"/>
    <w:basedOn w:val="Normal"/>
    <w:next w:val="Normal"/>
    <w:link w:val="Heading1Char"/>
    <w:uiPriority w:val="9"/>
    <w:qFormat/>
    <w:rsid w:val="00056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56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56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41F"/>
    <w:rPr>
      <w:rFonts w:eastAsiaTheme="majorEastAsia" w:cstheme="majorBidi"/>
      <w:color w:val="272727" w:themeColor="text1" w:themeTint="D8"/>
    </w:rPr>
  </w:style>
  <w:style w:type="paragraph" w:styleId="Title">
    <w:name w:val="Title"/>
    <w:basedOn w:val="Normal"/>
    <w:next w:val="Normal"/>
    <w:link w:val="TitleChar"/>
    <w:uiPriority w:val="10"/>
    <w:qFormat/>
    <w:rsid w:val="00056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41F"/>
    <w:pPr>
      <w:spacing w:before="160"/>
      <w:jc w:val="center"/>
    </w:pPr>
    <w:rPr>
      <w:i/>
      <w:iCs/>
      <w:color w:val="404040" w:themeColor="text1" w:themeTint="BF"/>
    </w:rPr>
  </w:style>
  <w:style w:type="character" w:customStyle="1" w:styleId="QuoteChar">
    <w:name w:val="Quote Char"/>
    <w:basedOn w:val="DefaultParagraphFont"/>
    <w:link w:val="Quote"/>
    <w:uiPriority w:val="29"/>
    <w:rsid w:val="0005641F"/>
    <w:rPr>
      <w:i/>
      <w:iCs/>
      <w:color w:val="404040" w:themeColor="text1" w:themeTint="BF"/>
    </w:rPr>
  </w:style>
  <w:style w:type="paragraph" w:styleId="ListParagraph">
    <w:name w:val="List Paragraph"/>
    <w:basedOn w:val="Normal"/>
    <w:uiPriority w:val="34"/>
    <w:qFormat/>
    <w:rsid w:val="0005641F"/>
    <w:pPr>
      <w:ind w:left="720"/>
      <w:contextualSpacing/>
    </w:pPr>
  </w:style>
  <w:style w:type="character" w:styleId="IntenseEmphasis">
    <w:name w:val="Intense Emphasis"/>
    <w:basedOn w:val="DefaultParagraphFont"/>
    <w:uiPriority w:val="21"/>
    <w:qFormat/>
    <w:rsid w:val="0005641F"/>
    <w:rPr>
      <w:i/>
      <w:iCs/>
      <w:color w:val="0F4761" w:themeColor="accent1" w:themeShade="BF"/>
    </w:rPr>
  </w:style>
  <w:style w:type="paragraph" w:styleId="IntenseQuote">
    <w:name w:val="Intense Quote"/>
    <w:basedOn w:val="Normal"/>
    <w:next w:val="Normal"/>
    <w:link w:val="IntenseQuoteChar"/>
    <w:uiPriority w:val="30"/>
    <w:qFormat/>
    <w:rsid w:val="00056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41F"/>
    <w:rPr>
      <w:i/>
      <w:iCs/>
      <w:color w:val="0F4761" w:themeColor="accent1" w:themeShade="BF"/>
    </w:rPr>
  </w:style>
  <w:style w:type="character" w:styleId="IntenseReference">
    <w:name w:val="Intense Reference"/>
    <w:basedOn w:val="DefaultParagraphFont"/>
    <w:uiPriority w:val="32"/>
    <w:qFormat/>
    <w:rsid w:val="0005641F"/>
    <w:rPr>
      <w:b/>
      <w:bCs/>
      <w:smallCaps/>
      <w:color w:val="0F4761" w:themeColor="accent1" w:themeShade="BF"/>
      <w:spacing w:val="5"/>
    </w:rPr>
  </w:style>
  <w:style w:type="paragraph" w:styleId="Header">
    <w:name w:val="header"/>
    <w:basedOn w:val="Normal"/>
    <w:link w:val="HeaderChar"/>
    <w:uiPriority w:val="99"/>
    <w:unhideWhenUsed/>
    <w:rsid w:val="00872E4F"/>
    <w:pPr>
      <w:tabs>
        <w:tab w:val="center" w:pos="4536"/>
        <w:tab w:val="right" w:pos="9072"/>
      </w:tabs>
      <w:spacing w:after="0" w:line="240" w:lineRule="auto"/>
    </w:pPr>
  </w:style>
  <w:style w:type="character" w:customStyle="1" w:styleId="HeaderChar">
    <w:name w:val="Header Char"/>
    <w:basedOn w:val="DefaultParagraphFont"/>
    <w:link w:val="Header"/>
    <w:uiPriority w:val="99"/>
    <w:rsid w:val="00872E4F"/>
  </w:style>
  <w:style w:type="paragraph" w:styleId="Footer">
    <w:name w:val="footer"/>
    <w:basedOn w:val="Normal"/>
    <w:link w:val="FooterChar"/>
    <w:uiPriority w:val="99"/>
    <w:unhideWhenUsed/>
    <w:rsid w:val="00872E4F"/>
    <w:pPr>
      <w:tabs>
        <w:tab w:val="center" w:pos="4536"/>
        <w:tab w:val="right" w:pos="9072"/>
      </w:tabs>
      <w:spacing w:after="0" w:line="240" w:lineRule="auto"/>
    </w:pPr>
  </w:style>
  <w:style w:type="character" w:customStyle="1" w:styleId="FooterChar">
    <w:name w:val="Footer Char"/>
    <w:basedOn w:val="DefaultParagraphFont"/>
    <w:link w:val="Footer"/>
    <w:uiPriority w:val="99"/>
    <w:rsid w:val="00872E4F"/>
  </w:style>
  <w:style w:type="paragraph" w:styleId="NormalWeb">
    <w:name w:val="Normal (Web)"/>
    <w:basedOn w:val="Normal"/>
    <w:uiPriority w:val="99"/>
    <w:unhideWhenUsed/>
    <w:rsid w:val="0067056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E71FD"/>
    <w:rPr>
      <w:b/>
      <w:bCs/>
    </w:rPr>
  </w:style>
  <w:style w:type="character" w:styleId="CommentReference">
    <w:name w:val="annotation reference"/>
    <w:basedOn w:val="DefaultParagraphFont"/>
    <w:uiPriority w:val="99"/>
    <w:semiHidden/>
    <w:unhideWhenUsed/>
    <w:rsid w:val="007E71FD"/>
    <w:rPr>
      <w:sz w:val="16"/>
      <w:szCs w:val="16"/>
    </w:rPr>
  </w:style>
  <w:style w:type="paragraph" w:styleId="CommentText">
    <w:name w:val="annotation text"/>
    <w:basedOn w:val="Normal"/>
    <w:link w:val="CommentTextChar"/>
    <w:uiPriority w:val="99"/>
    <w:unhideWhenUsed/>
    <w:rsid w:val="007E71FD"/>
    <w:pPr>
      <w:spacing w:line="240" w:lineRule="auto"/>
    </w:pPr>
    <w:rPr>
      <w:sz w:val="20"/>
      <w:szCs w:val="20"/>
    </w:rPr>
  </w:style>
  <w:style w:type="character" w:customStyle="1" w:styleId="CommentTextChar">
    <w:name w:val="Comment Text Char"/>
    <w:basedOn w:val="DefaultParagraphFont"/>
    <w:link w:val="CommentText"/>
    <w:uiPriority w:val="99"/>
    <w:rsid w:val="007E71FD"/>
    <w:rPr>
      <w:sz w:val="20"/>
      <w:szCs w:val="20"/>
    </w:rPr>
  </w:style>
  <w:style w:type="paragraph" w:styleId="CommentSubject">
    <w:name w:val="annotation subject"/>
    <w:basedOn w:val="CommentText"/>
    <w:next w:val="CommentText"/>
    <w:link w:val="CommentSubjectChar"/>
    <w:uiPriority w:val="99"/>
    <w:semiHidden/>
    <w:unhideWhenUsed/>
    <w:rsid w:val="007E71FD"/>
    <w:rPr>
      <w:b/>
      <w:bCs/>
    </w:rPr>
  </w:style>
  <w:style w:type="character" w:customStyle="1" w:styleId="CommentSubjectChar">
    <w:name w:val="Comment Subject Char"/>
    <w:basedOn w:val="CommentTextChar"/>
    <w:link w:val="CommentSubject"/>
    <w:uiPriority w:val="99"/>
    <w:semiHidden/>
    <w:rsid w:val="007E71FD"/>
    <w:rPr>
      <w:b/>
      <w:bCs/>
      <w:sz w:val="20"/>
      <w:szCs w:val="20"/>
    </w:rPr>
  </w:style>
  <w:style w:type="paragraph" w:styleId="HTMLPreformatted">
    <w:name w:val="HTML Preformatted"/>
    <w:basedOn w:val="Normal"/>
    <w:link w:val="HTMLPreformattedChar"/>
    <w:uiPriority w:val="99"/>
    <w:unhideWhenUsed/>
    <w:rsid w:val="00B21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B21279"/>
    <w:rPr>
      <w:rFonts w:ascii="Courier New" w:eastAsia="Times New Roman" w:hAnsi="Courier New" w:cs="Courier New"/>
      <w:kern w:val="0"/>
      <w:sz w:val="20"/>
      <w:szCs w:val="20"/>
      <w:lang w:val="en-US"/>
      <w14:ligatures w14:val="none"/>
    </w:rPr>
  </w:style>
  <w:style w:type="character" w:customStyle="1" w:styleId="citation-158">
    <w:name w:val="citation-158"/>
    <w:basedOn w:val="DefaultParagraphFont"/>
    <w:rsid w:val="00E40BBA"/>
  </w:style>
  <w:style w:type="character" w:customStyle="1" w:styleId="citation-152">
    <w:name w:val="citation-152"/>
    <w:basedOn w:val="DefaultParagraphFont"/>
    <w:rsid w:val="00E40BBA"/>
  </w:style>
  <w:style w:type="character" w:customStyle="1" w:styleId="citation-151">
    <w:name w:val="citation-151"/>
    <w:basedOn w:val="DefaultParagraphFont"/>
    <w:rsid w:val="00E40BBA"/>
  </w:style>
  <w:style w:type="character" w:customStyle="1" w:styleId="citation-150">
    <w:name w:val="citation-150"/>
    <w:basedOn w:val="DefaultParagraphFont"/>
    <w:rsid w:val="00E40BBA"/>
  </w:style>
  <w:style w:type="character" w:styleId="HTMLCode">
    <w:name w:val="HTML Code"/>
    <w:basedOn w:val="DefaultParagraphFont"/>
    <w:uiPriority w:val="99"/>
    <w:semiHidden/>
    <w:unhideWhenUsed/>
    <w:rsid w:val="00986202"/>
    <w:rPr>
      <w:rFonts w:ascii="Courier New" w:eastAsia="Times New Roman" w:hAnsi="Courier New" w:cs="Courier New"/>
      <w:sz w:val="20"/>
      <w:szCs w:val="20"/>
    </w:rPr>
  </w:style>
  <w:style w:type="character" w:customStyle="1" w:styleId="citation-257">
    <w:name w:val="citation-257"/>
    <w:basedOn w:val="DefaultParagraphFont"/>
    <w:rsid w:val="00DE4C66"/>
  </w:style>
  <w:style w:type="character" w:customStyle="1" w:styleId="citation-256">
    <w:name w:val="citation-256"/>
    <w:basedOn w:val="DefaultParagraphFont"/>
    <w:rsid w:val="00DE4C66"/>
  </w:style>
  <w:style w:type="character" w:customStyle="1" w:styleId="citation-255">
    <w:name w:val="citation-255"/>
    <w:basedOn w:val="DefaultParagraphFont"/>
    <w:rsid w:val="00DE4C66"/>
  </w:style>
  <w:style w:type="character" w:customStyle="1" w:styleId="citation-254">
    <w:name w:val="citation-254"/>
    <w:basedOn w:val="DefaultParagraphFont"/>
    <w:rsid w:val="00DE4C66"/>
  </w:style>
  <w:style w:type="character" w:customStyle="1" w:styleId="citation-253">
    <w:name w:val="citation-253"/>
    <w:basedOn w:val="DefaultParagraphFont"/>
    <w:rsid w:val="00DE4C66"/>
  </w:style>
  <w:style w:type="character" w:customStyle="1" w:styleId="citation-252">
    <w:name w:val="citation-252"/>
    <w:basedOn w:val="DefaultParagraphFont"/>
    <w:rsid w:val="00DE4C66"/>
  </w:style>
  <w:style w:type="character" w:customStyle="1" w:styleId="citation-278">
    <w:name w:val="citation-278"/>
    <w:basedOn w:val="DefaultParagraphFont"/>
    <w:rsid w:val="00DE4C66"/>
  </w:style>
  <w:style w:type="character" w:customStyle="1" w:styleId="citation-277">
    <w:name w:val="citation-277"/>
    <w:basedOn w:val="DefaultParagraphFont"/>
    <w:rsid w:val="00DE4C66"/>
  </w:style>
  <w:style w:type="character" w:customStyle="1" w:styleId="citation-276">
    <w:name w:val="citation-276"/>
    <w:basedOn w:val="DefaultParagraphFont"/>
    <w:rsid w:val="00DE4C66"/>
  </w:style>
  <w:style w:type="paragraph" w:styleId="Revision">
    <w:name w:val="Revision"/>
    <w:hidden/>
    <w:uiPriority w:val="99"/>
    <w:semiHidden/>
    <w:rsid w:val="003A03D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1323</Words>
  <Characters>7543</Characters>
  <Application>Microsoft Office Word</Application>
  <DocSecurity>0</DocSecurity>
  <Lines>62</Lines>
  <Paragraphs>17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AsPredicted Preregistration Template</vt:lpstr>
      <vt:lpstr/>
    </vt:vector>
  </TitlesOfParts>
  <Company/>
  <LinksUpToDate>false</LinksUpToDate>
  <CharactersWithSpaces>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AsPredicted Preregistration Template</dc:title>
  <dc:subject/>
  <dc:creator>Lea K;AsPredictedWebsite Stand 28.10.2025</dc:creator>
  <cp:keywords/>
  <dc:description/>
  <cp:lastModifiedBy>Gezen, Elif</cp:lastModifiedBy>
  <cp:revision>2</cp:revision>
  <dcterms:created xsi:type="dcterms:W3CDTF">2026-05-18T11:09:00Z</dcterms:created>
  <dcterms:modified xsi:type="dcterms:W3CDTF">2026-05-18T11:09:00Z</dcterms:modified>
  <dc:language>English</dc:language>
</cp:coreProperties>
</file>